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jc w:val="center"/>
        <w:rPr>
          <w:rFonts w:ascii="微软雅黑" w:hAnsi="微软雅黑" w:eastAsia="微软雅黑" w:cs="Times New Roman"/>
          <w:b/>
          <w:sz w:val="52"/>
          <w:szCs w:val="52"/>
        </w:rPr>
      </w:pPr>
    </w:p>
    <w:p>
      <w:pPr>
        <w:adjustRightInd w:val="0"/>
        <w:snapToGrid w:val="0"/>
        <w:jc w:val="center"/>
        <w:rPr>
          <w:rFonts w:ascii="微软雅黑" w:hAnsi="微软雅黑" w:eastAsia="微软雅黑" w:cs="Times New Roman"/>
          <w:b/>
          <w:sz w:val="52"/>
          <w:szCs w:val="52"/>
        </w:rPr>
      </w:pPr>
      <w:r>
        <w:rPr>
          <w:rFonts w:hint="eastAsia" w:ascii="微软雅黑" w:hAnsi="微软雅黑" w:eastAsia="微软雅黑" w:cs="Times New Roman"/>
          <w:b/>
          <w:sz w:val="52"/>
          <w:szCs w:val="52"/>
        </w:rPr>
        <w:t>乌鲁木齐</w:t>
      </w:r>
      <w:r>
        <w:rPr>
          <w:rFonts w:ascii="微软雅黑" w:hAnsi="微软雅黑" w:eastAsia="微软雅黑" w:cs="Times New Roman"/>
          <w:b/>
          <w:sz w:val="52"/>
          <w:szCs w:val="52"/>
        </w:rPr>
        <w:t>地铁二维码改造项目</w:t>
      </w:r>
    </w:p>
    <w:p>
      <w:pPr>
        <w:adjustRightInd w:val="0"/>
        <w:snapToGrid w:val="0"/>
        <w:jc w:val="center"/>
        <w:rPr>
          <w:rFonts w:ascii="微软雅黑" w:hAnsi="微软雅黑" w:eastAsia="微软雅黑" w:cs="Times New Roman"/>
          <w:b/>
          <w:sz w:val="52"/>
          <w:szCs w:val="52"/>
        </w:rPr>
      </w:pPr>
      <w:r>
        <w:rPr>
          <w:rFonts w:ascii="微软雅黑" w:hAnsi="微软雅黑" w:eastAsia="微软雅黑" w:cs="Times New Roman"/>
          <w:b/>
          <w:sz w:val="52"/>
          <w:szCs w:val="52"/>
        </w:rPr>
        <w:t>AFC集成商工作说明</w:t>
      </w:r>
    </w:p>
    <w:p>
      <w:pPr>
        <w:adjustRightInd w:val="0"/>
        <w:snapToGrid w:val="0"/>
        <w:jc w:val="center"/>
        <w:rPr>
          <w:rFonts w:ascii="微软雅黑" w:hAnsi="微软雅黑" w:eastAsia="微软雅黑" w:cs="Times New Roman"/>
          <w:b/>
          <w:sz w:val="52"/>
          <w:szCs w:val="52"/>
        </w:rPr>
      </w:pPr>
    </w:p>
    <w:p>
      <w:pPr>
        <w:adjustRightInd w:val="0"/>
        <w:snapToGrid w:val="0"/>
        <w:jc w:val="center"/>
        <w:rPr>
          <w:rFonts w:ascii="微软雅黑" w:hAnsi="微软雅黑" w:eastAsia="微软雅黑" w:cs="Times New Roman"/>
          <w:b/>
          <w:sz w:val="52"/>
          <w:szCs w:val="52"/>
        </w:rPr>
      </w:pPr>
    </w:p>
    <w:p>
      <w:pPr>
        <w:adjustRightInd w:val="0"/>
        <w:snapToGrid w:val="0"/>
        <w:jc w:val="center"/>
        <w:rPr>
          <w:rFonts w:ascii="微软雅黑" w:hAnsi="微软雅黑" w:eastAsia="微软雅黑" w:cs="Times New Roman"/>
          <w:b/>
          <w:sz w:val="52"/>
          <w:szCs w:val="52"/>
        </w:rPr>
      </w:pPr>
    </w:p>
    <w:p>
      <w:pPr>
        <w:adjustRightInd w:val="0"/>
        <w:snapToGrid w:val="0"/>
        <w:jc w:val="center"/>
        <w:rPr>
          <w:rFonts w:ascii="微软雅黑" w:hAnsi="微软雅黑" w:eastAsia="微软雅黑" w:cs="Times New Roman"/>
          <w:b/>
          <w:sz w:val="52"/>
          <w:szCs w:val="52"/>
        </w:rPr>
      </w:pPr>
    </w:p>
    <w:p>
      <w:pPr>
        <w:adjustRightInd w:val="0"/>
        <w:snapToGrid w:val="0"/>
        <w:rPr>
          <w:rFonts w:ascii="微软雅黑" w:hAnsi="微软雅黑" w:eastAsia="微软雅黑" w:cs="Times New Roman"/>
          <w:b/>
          <w:sz w:val="52"/>
          <w:szCs w:val="52"/>
        </w:rPr>
      </w:pPr>
    </w:p>
    <w:p>
      <w:pPr>
        <w:adjustRightInd w:val="0"/>
        <w:snapToGrid w:val="0"/>
        <w:rPr>
          <w:rFonts w:ascii="微软雅黑" w:hAnsi="微软雅黑" w:eastAsia="微软雅黑" w:cs="Times New Roman"/>
          <w:b/>
          <w:sz w:val="52"/>
          <w:szCs w:val="52"/>
        </w:rPr>
      </w:pPr>
    </w:p>
    <w:p>
      <w:pPr>
        <w:adjustRightInd w:val="0"/>
        <w:snapToGrid w:val="0"/>
        <w:rPr>
          <w:rFonts w:ascii="微软雅黑" w:hAnsi="微软雅黑" w:eastAsia="微软雅黑" w:cs="Times New Roman"/>
          <w:b/>
          <w:sz w:val="52"/>
          <w:szCs w:val="52"/>
        </w:rPr>
      </w:pPr>
    </w:p>
    <w:p>
      <w:pPr>
        <w:adjustRightInd w:val="0"/>
        <w:snapToGrid w:val="0"/>
        <w:rPr>
          <w:rFonts w:ascii="微软雅黑" w:hAnsi="微软雅黑" w:eastAsia="微软雅黑" w:cs="Times New Roman"/>
          <w:b/>
          <w:sz w:val="52"/>
          <w:szCs w:val="52"/>
        </w:rPr>
      </w:pPr>
    </w:p>
    <w:p>
      <w:pPr>
        <w:adjustRightInd w:val="0"/>
        <w:snapToGrid w:val="0"/>
        <w:rPr>
          <w:rFonts w:ascii="微软雅黑" w:hAnsi="微软雅黑" w:eastAsia="微软雅黑" w:cs="Times New Roman"/>
          <w:b/>
          <w:sz w:val="52"/>
          <w:szCs w:val="52"/>
        </w:rPr>
      </w:pPr>
    </w:p>
    <w:p>
      <w:pPr>
        <w:adjustRightInd w:val="0"/>
        <w:snapToGrid w:val="0"/>
        <w:rPr>
          <w:rFonts w:ascii="微软雅黑" w:hAnsi="微软雅黑" w:eastAsia="微软雅黑" w:cs="Times New Roman"/>
          <w:b/>
          <w:sz w:val="52"/>
          <w:szCs w:val="52"/>
        </w:rPr>
      </w:pPr>
    </w:p>
    <w:p>
      <w:pPr>
        <w:adjustRightInd w:val="0"/>
        <w:snapToGrid w:val="0"/>
        <w:jc w:val="center"/>
        <w:rPr>
          <w:rFonts w:ascii="微软雅黑" w:hAnsi="微软雅黑" w:eastAsia="微软雅黑" w:cs="Times New Roman"/>
          <w:b/>
          <w:sz w:val="30"/>
          <w:szCs w:val="30"/>
        </w:rPr>
      </w:pPr>
      <w:r>
        <w:rPr>
          <w:rFonts w:hint="eastAsia" w:ascii="微软雅黑" w:hAnsi="微软雅黑" w:eastAsia="微软雅黑" w:cs="Times New Roman"/>
          <w:b/>
          <w:sz w:val="30"/>
          <w:szCs w:val="30"/>
        </w:rPr>
        <w:t>小码联城</w:t>
      </w:r>
    </w:p>
    <w:p>
      <w:pPr>
        <w:adjustRightInd w:val="0"/>
        <w:snapToGrid w:val="0"/>
        <w:jc w:val="center"/>
        <w:rPr>
          <w:rFonts w:ascii="微软雅黑" w:hAnsi="微软雅黑" w:eastAsia="微软雅黑" w:cs="Times New Roman"/>
          <w:b/>
          <w:sz w:val="30"/>
          <w:szCs w:val="30"/>
        </w:rPr>
      </w:pPr>
      <w:r>
        <w:rPr>
          <w:rFonts w:ascii="微软雅黑" w:hAnsi="微软雅黑" w:eastAsia="微软雅黑" w:cs="Times New Roman"/>
          <w:b/>
          <w:sz w:val="30"/>
          <w:szCs w:val="30"/>
        </w:rPr>
        <w:t>2018年</w:t>
      </w:r>
      <w:r>
        <w:rPr>
          <w:rFonts w:hint="eastAsia" w:ascii="微软雅黑" w:hAnsi="微软雅黑" w:eastAsia="微软雅黑" w:cs="Times New Roman"/>
          <w:b/>
          <w:sz w:val="30"/>
          <w:szCs w:val="30"/>
        </w:rPr>
        <w:t>0</w:t>
      </w:r>
      <w:r>
        <w:rPr>
          <w:rFonts w:ascii="微软雅黑" w:hAnsi="微软雅黑" w:eastAsia="微软雅黑" w:cs="Times New Roman"/>
          <w:b/>
          <w:sz w:val="30"/>
          <w:szCs w:val="30"/>
        </w:rPr>
        <w:t>3月14日</w:t>
      </w:r>
    </w:p>
    <w:p>
      <w:pPr>
        <w:widowControl/>
        <w:adjustRightInd w:val="0"/>
        <w:snapToGrid w:val="0"/>
        <w:jc w:val="left"/>
        <w:rPr>
          <w:rFonts w:ascii="微软雅黑" w:hAnsi="微软雅黑" w:eastAsia="微软雅黑" w:cs="Times New Roman"/>
          <w:b/>
          <w:bCs/>
          <w:kern w:val="44"/>
          <w:sz w:val="30"/>
          <w:szCs w:val="30"/>
        </w:rPr>
      </w:pPr>
      <w:r>
        <w:rPr>
          <w:rFonts w:ascii="微软雅黑" w:hAnsi="微软雅黑" w:eastAsia="微软雅黑" w:cs="Times New Roman"/>
          <w:b/>
          <w:bCs/>
          <w:kern w:val="44"/>
          <w:sz w:val="30"/>
          <w:szCs w:val="30"/>
        </w:rPr>
        <w:br w:type="page"/>
      </w:r>
    </w:p>
    <w:p>
      <w:pPr>
        <w:pStyle w:val="2"/>
        <w:adjustRightInd w:val="0"/>
        <w:snapToGrid w:val="0"/>
        <w:rPr>
          <w:rFonts w:ascii="微软雅黑" w:hAnsi="微软雅黑" w:eastAsia="微软雅黑" w:cs="Times New Roman"/>
          <w:sz w:val="32"/>
          <w:szCs w:val="32"/>
        </w:rPr>
      </w:pPr>
      <w:bookmarkStart w:id="0" w:name="_Toc393578118"/>
      <w:bookmarkStart w:id="1" w:name="_Toc435275306"/>
      <w:bookmarkStart w:id="2" w:name="_Ref297208068"/>
      <w:r>
        <w:rPr>
          <w:rFonts w:ascii="微软雅黑" w:hAnsi="微软雅黑" w:eastAsia="微软雅黑" w:cs="Times New Roman"/>
          <w:sz w:val="32"/>
          <w:szCs w:val="32"/>
        </w:rPr>
        <w:t>文档控制</w:t>
      </w:r>
      <w:bookmarkEnd w:id="0"/>
      <w:bookmarkEnd w:id="1"/>
      <w:bookmarkEnd w:id="2"/>
    </w:p>
    <w:tbl>
      <w:tblPr>
        <w:tblStyle w:val="19"/>
        <w:tblW w:w="763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3"/>
        <w:gridCol w:w="1386"/>
        <w:gridCol w:w="1559"/>
        <w:gridCol w:w="37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F2F2F2"/>
          </w:tcPr>
          <w:p>
            <w:pPr>
              <w:pStyle w:val="40"/>
              <w:adjustRightInd w:val="0"/>
              <w:snapToGrid w:val="0"/>
              <w:spacing w:before="156" w:line="240" w:lineRule="auto"/>
              <w:rPr>
                <w:rFonts w:ascii="微软雅黑" w:hAnsi="微软雅黑" w:eastAsia="微软雅黑"/>
              </w:rPr>
            </w:pPr>
            <w:r>
              <w:rPr>
                <w:rFonts w:ascii="微软雅黑" w:hAnsi="微软雅黑" w:eastAsia="微软雅黑"/>
              </w:rPr>
              <w:t>版本</w:t>
            </w:r>
          </w:p>
        </w:tc>
        <w:tc>
          <w:tcPr>
            <w:tcW w:w="1386" w:type="dxa"/>
            <w:shd w:val="clear" w:color="auto" w:fill="F2F2F2"/>
          </w:tcPr>
          <w:p>
            <w:pPr>
              <w:pStyle w:val="40"/>
              <w:adjustRightInd w:val="0"/>
              <w:snapToGrid w:val="0"/>
              <w:spacing w:before="156" w:line="240" w:lineRule="auto"/>
              <w:rPr>
                <w:rFonts w:ascii="微软雅黑" w:hAnsi="微软雅黑" w:eastAsia="微软雅黑"/>
              </w:rPr>
            </w:pPr>
            <w:r>
              <w:rPr>
                <w:rFonts w:ascii="微软雅黑" w:hAnsi="微软雅黑" w:eastAsia="微软雅黑"/>
              </w:rPr>
              <w:t>编写人员</w:t>
            </w:r>
          </w:p>
        </w:tc>
        <w:tc>
          <w:tcPr>
            <w:tcW w:w="1559" w:type="dxa"/>
            <w:shd w:val="clear" w:color="auto" w:fill="F2F2F2"/>
          </w:tcPr>
          <w:p>
            <w:pPr>
              <w:pStyle w:val="40"/>
              <w:adjustRightInd w:val="0"/>
              <w:snapToGrid w:val="0"/>
              <w:spacing w:before="156" w:line="240" w:lineRule="auto"/>
              <w:rPr>
                <w:rFonts w:ascii="微软雅黑" w:hAnsi="微软雅黑" w:eastAsia="微软雅黑"/>
              </w:rPr>
            </w:pPr>
            <w:r>
              <w:rPr>
                <w:rFonts w:ascii="微软雅黑" w:hAnsi="微软雅黑" w:eastAsia="微软雅黑"/>
              </w:rPr>
              <w:t>日期</w:t>
            </w:r>
          </w:p>
        </w:tc>
        <w:tc>
          <w:tcPr>
            <w:tcW w:w="3717" w:type="dxa"/>
            <w:shd w:val="clear" w:color="auto" w:fill="F2F2F2"/>
          </w:tcPr>
          <w:p>
            <w:pPr>
              <w:pStyle w:val="40"/>
              <w:adjustRightInd w:val="0"/>
              <w:snapToGrid w:val="0"/>
              <w:spacing w:before="156" w:line="240" w:lineRule="auto"/>
              <w:rPr>
                <w:rFonts w:ascii="微软雅黑" w:hAnsi="微软雅黑" w:eastAsia="微软雅黑"/>
              </w:rPr>
            </w:pPr>
            <w:r>
              <w:rPr>
                <w:rFonts w:ascii="微软雅黑" w:hAnsi="微软雅黑" w:eastAsia="微软雅黑"/>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auto"/>
            <w:vAlign w:val="center"/>
          </w:tcPr>
          <w:p>
            <w:pPr>
              <w:pStyle w:val="53"/>
              <w:adjustRightInd w:val="0"/>
              <w:snapToGrid w:val="0"/>
              <w:jc w:val="both"/>
              <w:rPr>
                <w:rFonts w:ascii="微软雅黑" w:hAnsi="微软雅黑" w:eastAsia="微软雅黑"/>
                <w:szCs w:val="21"/>
              </w:rPr>
            </w:pPr>
            <w:r>
              <w:rPr>
                <w:rFonts w:ascii="微软雅黑" w:hAnsi="微软雅黑" w:eastAsia="微软雅黑"/>
                <w:szCs w:val="21"/>
              </w:rPr>
              <w:t>1.0</w:t>
            </w:r>
          </w:p>
        </w:tc>
        <w:tc>
          <w:tcPr>
            <w:tcW w:w="1386" w:type="dxa"/>
            <w:shd w:val="clear" w:color="auto" w:fill="auto"/>
            <w:vAlign w:val="center"/>
          </w:tcPr>
          <w:p>
            <w:pPr>
              <w:pStyle w:val="53"/>
              <w:adjustRightInd w:val="0"/>
              <w:snapToGrid w:val="0"/>
              <w:jc w:val="both"/>
              <w:rPr>
                <w:rFonts w:ascii="微软雅黑" w:hAnsi="微软雅黑" w:eastAsia="微软雅黑"/>
                <w:szCs w:val="21"/>
              </w:rPr>
            </w:pPr>
            <w:r>
              <w:rPr>
                <w:rFonts w:ascii="微软雅黑" w:hAnsi="微软雅黑" w:eastAsia="微软雅黑"/>
                <w:szCs w:val="21"/>
              </w:rPr>
              <w:t>严军</w:t>
            </w:r>
          </w:p>
        </w:tc>
        <w:tc>
          <w:tcPr>
            <w:tcW w:w="1559" w:type="dxa"/>
            <w:shd w:val="clear" w:color="auto" w:fill="auto"/>
            <w:vAlign w:val="center"/>
          </w:tcPr>
          <w:p>
            <w:pPr>
              <w:pStyle w:val="53"/>
              <w:adjustRightInd w:val="0"/>
              <w:snapToGrid w:val="0"/>
              <w:jc w:val="both"/>
              <w:rPr>
                <w:rFonts w:ascii="微软雅黑" w:hAnsi="微软雅黑" w:eastAsia="微软雅黑"/>
                <w:szCs w:val="21"/>
              </w:rPr>
            </w:pPr>
            <w:r>
              <w:rPr>
                <w:rFonts w:ascii="微软雅黑" w:hAnsi="微软雅黑" w:eastAsia="微软雅黑"/>
                <w:szCs w:val="21"/>
              </w:rPr>
              <w:t>2018.01.24</w:t>
            </w:r>
          </w:p>
        </w:tc>
        <w:tc>
          <w:tcPr>
            <w:tcW w:w="3717" w:type="dxa"/>
            <w:shd w:val="clear" w:color="auto" w:fill="auto"/>
            <w:vAlign w:val="center"/>
          </w:tcPr>
          <w:p>
            <w:pPr>
              <w:pStyle w:val="41"/>
              <w:adjustRightInd w:val="0"/>
              <w:snapToGrid w:val="0"/>
              <w:spacing w:line="240" w:lineRule="auto"/>
              <w:rPr>
                <w:rFonts w:ascii="微软雅黑" w:hAnsi="微软雅黑" w:eastAsia="微软雅黑"/>
                <w:sz w:val="21"/>
                <w:szCs w:val="21"/>
              </w:rPr>
            </w:pPr>
            <w:r>
              <w:rPr>
                <w:rFonts w:ascii="微软雅黑" w:hAnsi="微软雅黑" w:eastAsia="微软雅黑"/>
                <w:sz w:val="21"/>
                <w:szCs w:val="21"/>
              </w:rPr>
              <w:t>初稿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auto"/>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1.1</w:t>
            </w:r>
          </w:p>
        </w:tc>
        <w:tc>
          <w:tcPr>
            <w:tcW w:w="1386" w:type="dxa"/>
            <w:shd w:val="clear" w:color="auto" w:fill="auto"/>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赵玲</w:t>
            </w:r>
          </w:p>
        </w:tc>
        <w:tc>
          <w:tcPr>
            <w:tcW w:w="1559" w:type="dxa"/>
            <w:shd w:val="clear" w:color="auto" w:fill="auto"/>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2018.02.06</w:t>
            </w:r>
          </w:p>
        </w:tc>
        <w:tc>
          <w:tcPr>
            <w:tcW w:w="3717" w:type="dxa"/>
            <w:shd w:val="clear" w:color="auto" w:fill="auto"/>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根据天府通2.</w:t>
            </w:r>
            <w:r>
              <w:rPr>
                <w:rFonts w:hint="eastAsia" w:ascii="微软雅黑" w:hAnsi="微软雅黑" w:eastAsia="微软雅黑" w:cs="Times New Roman"/>
                <w:sz w:val="21"/>
                <w:szCs w:val="21"/>
              </w:rPr>
              <w:t>6</w:t>
            </w:r>
            <w:r>
              <w:rPr>
                <w:rFonts w:ascii="微软雅黑" w:hAnsi="微软雅黑" w:eastAsia="微软雅黑" w:cs="Times New Roman"/>
                <w:sz w:val="21"/>
                <w:szCs w:val="21"/>
              </w:rPr>
              <w:t>提供的《成都公共交通智慧出行移动支付技术规范》更新文档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auto"/>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1.2</w:t>
            </w:r>
          </w:p>
        </w:tc>
        <w:tc>
          <w:tcPr>
            <w:tcW w:w="1386" w:type="dxa"/>
            <w:shd w:val="clear" w:color="auto" w:fill="auto"/>
            <w:vAlign w:val="center"/>
          </w:tcPr>
          <w:p>
            <w:pPr>
              <w:adjustRightInd w:val="0"/>
              <w:snapToGrid w:val="0"/>
              <w:rPr>
                <w:rFonts w:ascii="微软雅黑" w:hAnsi="微软雅黑" w:eastAsia="微软雅黑" w:cs="Times New Roman"/>
                <w:sz w:val="21"/>
                <w:szCs w:val="21"/>
              </w:rPr>
            </w:pPr>
            <w:r>
              <w:rPr>
                <w:rFonts w:hint="eastAsia" w:ascii="微软雅黑" w:hAnsi="微软雅黑" w:eastAsia="微软雅黑" w:cs="Times New Roman"/>
                <w:sz w:val="21"/>
                <w:szCs w:val="21"/>
              </w:rPr>
              <w:t>赵玲</w:t>
            </w:r>
          </w:p>
        </w:tc>
        <w:tc>
          <w:tcPr>
            <w:tcW w:w="1559" w:type="dxa"/>
            <w:shd w:val="clear" w:color="auto" w:fill="auto"/>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2018.03.05</w:t>
            </w:r>
          </w:p>
        </w:tc>
        <w:tc>
          <w:tcPr>
            <w:tcW w:w="3717" w:type="dxa"/>
            <w:shd w:val="clear" w:color="auto" w:fill="auto"/>
            <w:vAlign w:val="center"/>
          </w:tcPr>
          <w:p>
            <w:pPr>
              <w:adjustRightInd w:val="0"/>
              <w:snapToGrid w:val="0"/>
              <w:rPr>
                <w:rFonts w:ascii="微软雅黑" w:hAnsi="微软雅黑" w:eastAsia="微软雅黑" w:cs="Times New Roman"/>
                <w:sz w:val="21"/>
                <w:szCs w:val="21"/>
              </w:rPr>
            </w:pPr>
            <w:r>
              <w:rPr>
                <w:rFonts w:hint="eastAsia" w:ascii="微软雅黑" w:hAnsi="微软雅黑" w:eastAsia="微软雅黑" w:cs="Times New Roman"/>
                <w:sz w:val="21"/>
                <w:szCs w:val="21"/>
              </w:rPr>
              <w:t>根据天府通3.2提供的《成都公共交通智慧出行移动支付技术规范》更新文档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auto"/>
          </w:tcPr>
          <w:p>
            <w:pPr>
              <w:adjustRightInd w:val="0"/>
              <w:snapToGrid w:val="0"/>
              <w:rPr>
                <w:rFonts w:ascii="微软雅黑" w:hAnsi="微软雅黑" w:eastAsia="微软雅黑" w:cs="Times New Roman"/>
                <w:sz w:val="21"/>
                <w:szCs w:val="21"/>
              </w:rPr>
            </w:pPr>
          </w:p>
        </w:tc>
        <w:tc>
          <w:tcPr>
            <w:tcW w:w="1386" w:type="dxa"/>
            <w:shd w:val="clear" w:color="auto" w:fill="auto"/>
          </w:tcPr>
          <w:p>
            <w:pPr>
              <w:adjustRightInd w:val="0"/>
              <w:snapToGrid w:val="0"/>
              <w:rPr>
                <w:rFonts w:ascii="微软雅黑" w:hAnsi="微软雅黑" w:eastAsia="微软雅黑" w:cs="Times New Roman"/>
                <w:sz w:val="21"/>
                <w:szCs w:val="21"/>
              </w:rPr>
            </w:pPr>
          </w:p>
        </w:tc>
        <w:tc>
          <w:tcPr>
            <w:tcW w:w="1559" w:type="dxa"/>
            <w:shd w:val="clear" w:color="auto" w:fill="auto"/>
          </w:tcPr>
          <w:p>
            <w:pPr>
              <w:adjustRightInd w:val="0"/>
              <w:snapToGrid w:val="0"/>
              <w:rPr>
                <w:rFonts w:ascii="微软雅黑" w:hAnsi="微软雅黑" w:eastAsia="微软雅黑" w:cs="Times New Roman"/>
                <w:sz w:val="21"/>
                <w:szCs w:val="21"/>
              </w:rPr>
            </w:pPr>
          </w:p>
        </w:tc>
        <w:tc>
          <w:tcPr>
            <w:tcW w:w="3717" w:type="dxa"/>
            <w:shd w:val="clear" w:color="auto" w:fill="auto"/>
          </w:tcPr>
          <w:p>
            <w:pPr>
              <w:adjustRightInd w:val="0"/>
              <w:snapToGrid w:val="0"/>
              <w:rPr>
                <w:rFonts w:ascii="微软雅黑" w:hAnsi="微软雅黑" w:eastAsia="微软雅黑" w:cs="Times New Roman"/>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auto"/>
            <w:vAlign w:val="center"/>
          </w:tcPr>
          <w:p>
            <w:pPr>
              <w:adjustRightInd w:val="0"/>
              <w:snapToGrid w:val="0"/>
              <w:rPr>
                <w:rFonts w:ascii="微软雅黑" w:hAnsi="微软雅黑" w:eastAsia="微软雅黑" w:cs="Times New Roman"/>
                <w:sz w:val="21"/>
                <w:szCs w:val="21"/>
              </w:rPr>
            </w:pPr>
          </w:p>
        </w:tc>
        <w:tc>
          <w:tcPr>
            <w:tcW w:w="1386" w:type="dxa"/>
            <w:shd w:val="clear" w:color="auto" w:fill="auto"/>
            <w:vAlign w:val="center"/>
          </w:tcPr>
          <w:p>
            <w:pPr>
              <w:adjustRightInd w:val="0"/>
              <w:snapToGrid w:val="0"/>
              <w:rPr>
                <w:rFonts w:ascii="微软雅黑" w:hAnsi="微软雅黑" w:eastAsia="微软雅黑" w:cs="Times New Roman"/>
                <w:sz w:val="21"/>
                <w:szCs w:val="21"/>
              </w:rPr>
            </w:pPr>
          </w:p>
        </w:tc>
        <w:tc>
          <w:tcPr>
            <w:tcW w:w="1559" w:type="dxa"/>
            <w:shd w:val="clear" w:color="auto" w:fill="auto"/>
            <w:vAlign w:val="center"/>
          </w:tcPr>
          <w:p>
            <w:pPr>
              <w:adjustRightInd w:val="0"/>
              <w:snapToGrid w:val="0"/>
              <w:rPr>
                <w:rFonts w:ascii="微软雅黑" w:hAnsi="微软雅黑" w:eastAsia="微软雅黑" w:cs="Times New Roman"/>
                <w:sz w:val="21"/>
                <w:szCs w:val="21"/>
              </w:rPr>
            </w:pPr>
          </w:p>
        </w:tc>
        <w:tc>
          <w:tcPr>
            <w:tcW w:w="3717" w:type="dxa"/>
            <w:shd w:val="clear" w:color="auto" w:fill="auto"/>
            <w:vAlign w:val="center"/>
          </w:tcPr>
          <w:p>
            <w:pPr>
              <w:adjustRightInd w:val="0"/>
              <w:snapToGrid w:val="0"/>
              <w:rPr>
                <w:rFonts w:ascii="微软雅黑" w:hAnsi="微软雅黑" w:eastAsia="微软雅黑" w:cs="Times New Roman"/>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73" w:type="dxa"/>
            <w:shd w:val="clear" w:color="auto" w:fill="auto"/>
          </w:tcPr>
          <w:p>
            <w:pPr>
              <w:adjustRightInd w:val="0"/>
              <w:snapToGrid w:val="0"/>
              <w:rPr>
                <w:rFonts w:ascii="微软雅黑" w:hAnsi="微软雅黑" w:eastAsia="微软雅黑" w:cs="Times New Roman"/>
                <w:sz w:val="21"/>
                <w:szCs w:val="21"/>
              </w:rPr>
            </w:pPr>
          </w:p>
        </w:tc>
        <w:tc>
          <w:tcPr>
            <w:tcW w:w="1386" w:type="dxa"/>
            <w:shd w:val="clear" w:color="auto" w:fill="auto"/>
          </w:tcPr>
          <w:p>
            <w:pPr>
              <w:adjustRightInd w:val="0"/>
              <w:snapToGrid w:val="0"/>
              <w:rPr>
                <w:rFonts w:ascii="微软雅黑" w:hAnsi="微软雅黑" w:eastAsia="微软雅黑" w:cs="Times New Roman"/>
                <w:sz w:val="21"/>
                <w:szCs w:val="21"/>
              </w:rPr>
            </w:pPr>
          </w:p>
        </w:tc>
        <w:tc>
          <w:tcPr>
            <w:tcW w:w="1559" w:type="dxa"/>
            <w:shd w:val="clear" w:color="auto" w:fill="auto"/>
          </w:tcPr>
          <w:p>
            <w:pPr>
              <w:adjustRightInd w:val="0"/>
              <w:snapToGrid w:val="0"/>
              <w:rPr>
                <w:rFonts w:ascii="微软雅黑" w:hAnsi="微软雅黑" w:eastAsia="微软雅黑" w:cs="Times New Roman"/>
                <w:sz w:val="21"/>
                <w:szCs w:val="21"/>
              </w:rPr>
            </w:pPr>
          </w:p>
        </w:tc>
        <w:tc>
          <w:tcPr>
            <w:tcW w:w="3717" w:type="dxa"/>
            <w:shd w:val="clear" w:color="auto" w:fill="auto"/>
          </w:tcPr>
          <w:p>
            <w:pPr>
              <w:adjustRightInd w:val="0"/>
              <w:snapToGrid w:val="0"/>
              <w:rPr>
                <w:rFonts w:ascii="微软雅黑" w:hAnsi="微软雅黑" w:eastAsia="微软雅黑" w:cs="Times New Roman"/>
                <w:sz w:val="21"/>
                <w:szCs w:val="21"/>
              </w:rPr>
            </w:pPr>
          </w:p>
        </w:tc>
      </w:tr>
    </w:tbl>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整体项目说明</w:t>
      </w:r>
    </w:p>
    <w:p>
      <w:pPr>
        <w:adjustRightInd w:val="0"/>
        <w:snapToGrid w:val="0"/>
        <w:ind w:firstLine="420"/>
        <w:rPr>
          <w:rFonts w:ascii="微软雅黑" w:hAnsi="微软雅黑" w:eastAsia="微软雅黑" w:cs="Times New Roman"/>
        </w:rPr>
      </w:pPr>
      <w:r>
        <w:rPr>
          <w:rFonts w:hint="eastAsia" w:ascii="微软雅黑" w:hAnsi="微软雅黑" w:eastAsia="微软雅黑" w:cs="Times New Roman"/>
        </w:rPr>
        <w:t>乌鲁木齐</w:t>
      </w:r>
      <w:r>
        <w:rPr>
          <w:rFonts w:ascii="微软雅黑" w:hAnsi="微软雅黑" w:eastAsia="微软雅黑" w:cs="Times New Roman"/>
        </w:rPr>
        <w:t>地铁二维码改造项目，需对地铁AFC设备进行改造，配置二维码读取模块及相应加密系统(安全卡片)，实现二维码过闸项目，乘客通过手机客户端在装有二维码读取模块的闸机上刷码验证实现快速过闸，生成进出站交易数据，并准实时上送</w:t>
      </w:r>
      <w:r>
        <w:rPr>
          <w:rFonts w:hint="eastAsia" w:ascii="微软雅黑" w:hAnsi="微软雅黑" w:eastAsia="微软雅黑" w:cs="Times New Roman"/>
        </w:rPr>
        <w:t>多元化支付平台</w:t>
      </w:r>
      <w:r>
        <w:rPr>
          <w:rFonts w:ascii="微软雅黑" w:hAnsi="微软雅黑" w:eastAsia="微软雅黑" w:cs="Times New Roman"/>
        </w:rPr>
        <w:t>出行平台和地铁相关业务平台。</w:t>
      </w:r>
    </w:p>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改造周期</w:t>
      </w:r>
    </w:p>
    <w:p>
      <w:pPr>
        <w:adjustRightInd w:val="0"/>
        <w:snapToGrid w:val="0"/>
        <w:ind w:firstLine="424" w:firstLineChars="177"/>
        <w:rPr>
          <w:rFonts w:ascii="微软雅黑" w:hAnsi="微软雅黑" w:eastAsia="微软雅黑" w:cs="Times New Roman"/>
        </w:rPr>
      </w:pPr>
      <w:r>
        <w:rPr>
          <w:rFonts w:ascii="微软雅黑" w:hAnsi="微软雅黑" w:eastAsia="微软雅黑" w:cs="Times New Roman"/>
        </w:rPr>
        <w:t>整个</w:t>
      </w:r>
      <w:r>
        <w:rPr>
          <w:rFonts w:hint="eastAsia" w:ascii="微软雅黑" w:hAnsi="微软雅黑" w:eastAsia="微软雅黑" w:cs="Times New Roman"/>
        </w:rPr>
        <w:t>乌鲁木齐</w:t>
      </w:r>
      <w:r>
        <w:rPr>
          <w:rFonts w:ascii="微软雅黑" w:hAnsi="微软雅黑" w:eastAsia="微软雅黑" w:cs="Times New Roman"/>
        </w:rPr>
        <w:t>地铁二维码改造项目，需要在2018年</w:t>
      </w:r>
      <w:r>
        <w:rPr>
          <w:rFonts w:hint="eastAsia" w:ascii="微软雅黑" w:hAnsi="微软雅黑" w:eastAsia="微软雅黑" w:cs="Times New Roman"/>
        </w:rPr>
        <w:t>0</w:t>
      </w:r>
      <w:r>
        <w:rPr>
          <w:rFonts w:ascii="微软雅黑" w:hAnsi="微软雅黑" w:eastAsia="微软雅黑" w:cs="Times New Roman"/>
        </w:rPr>
        <w:t>5月</w:t>
      </w:r>
      <w:r>
        <w:rPr>
          <w:rFonts w:hint="eastAsia" w:ascii="微软雅黑" w:hAnsi="微软雅黑" w:eastAsia="微软雅黑" w:cs="Times New Roman"/>
        </w:rPr>
        <w:t>2</w:t>
      </w:r>
      <w:r>
        <w:rPr>
          <w:rFonts w:ascii="微软雅黑" w:hAnsi="微软雅黑" w:eastAsia="微软雅黑" w:cs="Times New Roman"/>
        </w:rPr>
        <w:t>5日达到初验条件，实现至少每个站两进两出改造，整体软件系统需要在2018年05月19</w:t>
      </w:r>
      <w:r>
        <w:rPr>
          <w:rFonts w:hint="eastAsia" w:ascii="微软雅黑" w:hAnsi="微软雅黑" w:eastAsia="微软雅黑" w:cs="Times New Roman"/>
        </w:rPr>
        <w:t>日</w:t>
      </w:r>
      <w:r>
        <w:rPr>
          <w:rFonts w:ascii="微软雅黑" w:hAnsi="微软雅黑" w:eastAsia="微软雅黑" w:cs="Times New Roman"/>
        </w:rPr>
        <w:t>前完成开发和内部测试。</w:t>
      </w:r>
    </w:p>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工作范围</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本次改造工作，硬件改造(闸机端盖改造以及二维码读头安装等)由单独的硬件改造单位实施，由各AFC集成商进行闸机终端软件程序升级、读写器TP升级、半自动售票机</w:t>
      </w:r>
      <w:r>
        <w:rPr>
          <w:rFonts w:hint="eastAsia" w:ascii="微软雅黑" w:hAnsi="微软雅黑" w:eastAsia="微软雅黑" w:cs="Times New Roman"/>
        </w:rPr>
        <w:t>B</w:t>
      </w:r>
      <w:r>
        <w:rPr>
          <w:rFonts w:ascii="微软雅黑" w:hAnsi="微软雅黑" w:eastAsia="微软雅黑" w:cs="Times New Roman"/>
        </w:rPr>
        <w:t>OM升级、SC升级、LCC升级等工作。</w:t>
      </w:r>
    </w:p>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改造原则</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闸机二维码读头安装方式</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二维码读头使用RS232(DB9接口)方式接到工控机DB9接口。二维码读头使用微光互联QT660。</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一码通用</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不区分进站码和出站码，闸机终端读取到二维码后，根据规定判断码的合法性和业务的合法性，根据闸机自身的功能设置，构造进站或者出站交易。</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二维码读码</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工控机程序增加监控二维码扫描器返回的数据功能，获取二维码扫描器读取到的数据。</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二维码验码方式</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本次改造，闸机终端需支持对两种二维码进行验证，即联机二维码和脱机二维码。</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联机二维码验证方式</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联机二维码指用户在请码时，手机与二维码平台网络连接正常，采用联机生码策略，使用对称密钥体系进行数据签名，终端验码时，调用终端PSAM卡进行密钥验证。</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脱机二维码验证方式</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脱机二维码指用户在请码时，手机与二维码平台网络连接异常，无法在线请码，使用非对称密钥签名，终端验码时，使用存储在终端工控机上的公钥进行验码。</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车站票务中心硬件改造</w:t>
      </w:r>
    </w:p>
    <w:p>
      <w:pPr>
        <w:adjustRightInd w:val="0"/>
        <w:snapToGrid w:val="0"/>
        <w:ind w:left="420"/>
        <w:rPr>
          <w:rFonts w:ascii="微软雅黑" w:hAnsi="微软雅黑" w:eastAsia="微软雅黑" w:cs="Times New Roman"/>
        </w:rPr>
      </w:pPr>
      <w:r>
        <w:rPr>
          <w:rFonts w:ascii="微软雅黑" w:hAnsi="微软雅黑" w:eastAsia="微软雅黑" w:cs="Times New Roman"/>
        </w:rPr>
        <w:t>车站票务中心半自动售票机增加扫码枪，扫码枪接入票亭原有工控设备。</w:t>
      </w:r>
    </w:p>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业务架构</w:t>
      </w:r>
    </w:p>
    <w:p>
      <w:pPr>
        <w:adjustRightInd w:val="0"/>
        <w:snapToGrid w:val="0"/>
        <w:jc w:val="center"/>
        <w:rPr>
          <w:rFonts w:ascii="微软雅黑" w:hAnsi="微软雅黑" w:eastAsia="微软雅黑" w:cs="Times New Roman"/>
        </w:rPr>
      </w:pPr>
      <w:commentRangeStart w:id="0"/>
      <w:r>
        <w:rPr>
          <w:rFonts w:ascii="微软雅黑" w:hAnsi="微软雅黑" w:eastAsia="微软雅黑" w:cs="Times New Roman"/>
        </w:rPr>
        <w:drawing>
          <wp:inline distT="0" distB="0" distL="0" distR="0">
            <wp:extent cx="5274310" cy="3091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3091180"/>
                    </a:xfrm>
                    <a:prstGeom prst="rect">
                      <a:avLst/>
                    </a:prstGeom>
                  </pic:spPr>
                </pic:pic>
              </a:graphicData>
            </a:graphic>
          </wp:inline>
        </w:drawing>
      </w:r>
      <w:commentRangeEnd w:id="0"/>
      <w:r>
        <w:rPr>
          <w:rStyle w:val="18"/>
        </w:rPr>
        <w:commentReference w:id="0"/>
      </w:r>
    </w:p>
    <w:p>
      <w:pPr>
        <w:pStyle w:val="2"/>
        <w:adjustRightInd w:val="0"/>
        <w:snapToGrid w:val="0"/>
        <w:ind w:right="-384" w:rightChars="-160"/>
        <w:rPr>
          <w:rFonts w:ascii="微软雅黑" w:hAnsi="微软雅黑" w:eastAsia="微软雅黑" w:cs="Times New Roman"/>
          <w:sz w:val="32"/>
          <w:szCs w:val="32"/>
        </w:rPr>
      </w:pPr>
      <w:r>
        <w:rPr>
          <w:rFonts w:ascii="微软雅黑" w:hAnsi="微软雅黑" w:eastAsia="微软雅黑" w:cs="Times New Roman"/>
          <w:sz w:val="32"/>
          <w:szCs w:val="32"/>
        </w:rPr>
        <w:t>具体改造内容</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闸机终端软件改造</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读写器软件修改</w:t>
      </w:r>
    </w:p>
    <w:p>
      <w:pPr>
        <w:pStyle w:val="31"/>
        <w:numPr>
          <w:ilvl w:val="0"/>
          <w:numId w:val="4"/>
        </w:numPr>
        <w:adjustRightInd w:val="0"/>
        <w:snapToGrid w:val="0"/>
        <w:ind w:left="0" w:firstLine="426" w:firstLineChars="0"/>
        <w:rPr>
          <w:rFonts w:ascii="微软雅黑" w:hAnsi="微软雅黑" w:eastAsia="微软雅黑" w:cs="Times New Roman"/>
        </w:rPr>
      </w:pPr>
      <w:r>
        <w:rPr>
          <w:rFonts w:ascii="微软雅黑" w:hAnsi="微软雅黑" w:eastAsia="微软雅黑" w:cs="Times New Roman"/>
        </w:rPr>
        <w:t>实现二维码对称密钥相关的PSAM卡密钥计算,需要对接平台商提供的平台对接动态库（API）和非对称密钥校验动态库(API)。</w:t>
      </w:r>
    </w:p>
    <w:p>
      <w:pPr>
        <w:pStyle w:val="31"/>
        <w:numPr>
          <w:ilvl w:val="0"/>
          <w:numId w:val="4"/>
        </w:numPr>
        <w:adjustRightInd w:val="0"/>
        <w:snapToGrid w:val="0"/>
        <w:ind w:left="0" w:firstLine="424" w:firstLineChars="177"/>
        <w:rPr>
          <w:rFonts w:ascii="微软雅黑" w:hAnsi="微软雅黑" w:eastAsia="微软雅黑" w:cs="Times New Roman"/>
        </w:rPr>
      </w:pPr>
      <w:r>
        <w:rPr>
          <w:rFonts w:ascii="微软雅黑" w:hAnsi="微软雅黑" w:eastAsia="微软雅黑" w:cs="Times New Roman"/>
        </w:rPr>
        <w:t>根据AFC系统规范实现二维码密钥计算相关的接口。</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闸机初始化</w:t>
      </w:r>
    </w:p>
    <w:p>
      <w:pPr>
        <w:pStyle w:val="5"/>
        <w:adjustRightInd w:val="0"/>
        <w:snapToGrid w:val="0"/>
        <w:ind w:left="851" w:hanging="851"/>
        <w:rPr>
          <w:rFonts w:ascii="微软雅黑" w:hAnsi="微软雅黑" w:eastAsia="微软雅黑" w:cs="Times New Roman"/>
          <w:sz w:val="24"/>
          <w:szCs w:val="24"/>
        </w:rPr>
      </w:pPr>
      <w:r>
        <w:rPr>
          <w:rFonts w:ascii="微软雅黑" w:hAnsi="微软雅黑" w:eastAsia="微软雅黑" w:cs="Times New Roman"/>
          <w:sz w:val="24"/>
          <w:szCs w:val="24"/>
        </w:rPr>
        <w:t>设备初始化</w:t>
      </w:r>
    </w:p>
    <w:p>
      <w:pPr>
        <w:pStyle w:val="31"/>
        <w:numPr>
          <w:ilvl w:val="0"/>
          <w:numId w:val="5"/>
        </w:numPr>
        <w:adjustRightInd w:val="0"/>
        <w:snapToGrid w:val="0"/>
        <w:ind w:left="0" w:firstLine="424" w:firstLineChars="177"/>
        <w:rPr>
          <w:rFonts w:ascii="微软雅黑" w:hAnsi="微软雅黑" w:eastAsia="微软雅黑" w:cs="Times New Roman"/>
        </w:rPr>
      </w:pPr>
      <w:r>
        <w:rPr>
          <w:rFonts w:ascii="微软雅黑" w:hAnsi="微软雅黑" w:eastAsia="微软雅黑" w:cs="Times New Roman"/>
        </w:rPr>
        <w:t>终端初始化时，需向</w:t>
      </w:r>
      <w:r>
        <w:rPr>
          <w:rFonts w:hint="eastAsia" w:ascii="微软雅黑" w:hAnsi="微软雅黑" w:eastAsia="微软雅黑" w:cs="Times New Roman"/>
        </w:rPr>
        <w:t>多元化支付</w:t>
      </w:r>
      <w:r>
        <w:rPr>
          <w:rFonts w:ascii="微软雅黑" w:hAnsi="微软雅黑" w:eastAsia="微软雅黑" w:cs="Times New Roman"/>
        </w:rPr>
        <w:t>平台服务器进行注册，</w:t>
      </w:r>
      <w:r>
        <w:rPr>
          <w:rFonts w:ascii="微软雅黑" w:hAnsi="微软雅黑" w:eastAsia="微软雅黑" w:cs="Times New Roman"/>
          <w:color w:val="FF0000"/>
        </w:rPr>
        <w:t>接口参考</w:t>
      </w:r>
      <w:commentRangeStart w:id="1"/>
      <w:r>
        <w:rPr>
          <w:rFonts w:ascii="微软雅黑" w:hAnsi="微软雅黑" w:eastAsia="微软雅黑" w:cs="Times New Roman"/>
          <w:color w:val="FF0000"/>
        </w:rPr>
        <w:t>《成都公共交通智慧出行移动支付技术规范—01二维码应用行业受理接口规范.docx</w:t>
      </w:r>
      <w:commentRangeEnd w:id="1"/>
      <w:r>
        <w:rPr>
          <w:rStyle w:val="18"/>
          <w:color w:val="FF0000"/>
        </w:rPr>
        <w:commentReference w:id="1"/>
      </w:r>
      <w:r>
        <w:rPr>
          <w:rFonts w:ascii="微软雅黑" w:hAnsi="微软雅黑" w:eastAsia="微软雅黑" w:cs="Times New Roman"/>
          <w:color w:val="FF0000"/>
        </w:rPr>
        <w:t>》；</w:t>
      </w:r>
    </w:p>
    <w:p>
      <w:pPr>
        <w:pStyle w:val="31"/>
        <w:numPr>
          <w:ilvl w:val="0"/>
          <w:numId w:val="5"/>
        </w:numPr>
        <w:adjustRightInd w:val="0"/>
        <w:snapToGrid w:val="0"/>
        <w:ind w:left="0" w:firstLine="426" w:firstLineChars="0"/>
        <w:rPr>
          <w:rFonts w:ascii="微软雅黑" w:hAnsi="微软雅黑" w:eastAsia="微软雅黑" w:cs="Times New Roman"/>
        </w:rPr>
      </w:pPr>
      <w:r>
        <w:rPr>
          <w:rFonts w:ascii="微软雅黑" w:hAnsi="微软雅黑" w:eastAsia="微软雅黑" w:cs="Times New Roman"/>
        </w:rPr>
        <w:t>终端具备在线升级软件版本的功能；</w:t>
      </w:r>
      <w:r>
        <w:rPr>
          <w:rFonts w:ascii="微软雅黑" w:hAnsi="微软雅黑" w:eastAsia="微软雅黑" w:cs="Times New Roman"/>
          <w:color w:val="FF0000"/>
          <w:szCs w:val="24"/>
        </w:rPr>
        <w:t>采用现有的后台升级接口？</w:t>
      </w:r>
    </w:p>
    <w:p>
      <w:pPr>
        <w:pStyle w:val="31"/>
        <w:numPr>
          <w:ilvl w:val="0"/>
          <w:numId w:val="5"/>
        </w:numPr>
        <w:adjustRightInd w:val="0"/>
        <w:snapToGrid w:val="0"/>
        <w:ind w:left="0" w:firstLine="424" w:firstLineChars="177"/>
        <w:rPr>
          <w:rFonts w:ascii="微软雅黑" w:hAnsi="微软雅黑" w:eastAsia="微软雅黑" w:cs="Times New Roman"/>
        </w:rPr>
      </w:pPr>
      <w:r>
        <w:rPr>
          <w:rFonts w:ascii="微软雅黑" w:hAnsi="微软雅黑" w:eastAsia="微软雅黑" w:cs="Times New Roman"/>
        </w:rPr>
        <w:t>终端具备黑名单下载能力，</w:t>
      </w:r>
      <w:r>
        <w:rPr>
          <w:rFonts w:ascii="微软雅黑" w:hAnsi="微软雅黑" w:eastAsia="微软雅黑" w:cs="Times New Roman"/>
          <w:color w:val="FF0000"/>
        </w:rPr>
        <w:t>接口待定义；</w:t>
      </w:r>
    </w:p>
    <w:p>
      <w:pPr>
        <w:pStyle w:val="31"/>
        <w:numPr>
          <w:ilvl w:val="0"/>
          <w:numId w:val="5"/>
        </w:numPr>
        <w:adjustRightInd w:val="0"/>
        <w:snapToGrid w:val="0"/>
        <w:ind w:left="0" w:firstLine="426" w:firstLineChars="0"/>
        <w:rPr>
          <w:rFonts w:ascii="微软雅黑" w:hAnsi="微软雅黑" w:eastAsia="微软雅黑" w:cs="Times New Roman"/>
          <w:color w:val="FF0000"/>
        </w:rPr>
      </w:pPr>
      <w:r>
        <w:rPr>
          <w:rFonts w:ascii="微软雅黑" w:hAnsi="微软雅黑" w:eastAsia="微软雅黑" w:cs="Times New Roman"/>
        </w:rPr>
        <w:t>闸机具备公钥更新能力，</w:t>
      </w:r>
      <w:r>
        <w:rPr>
          <w:rFonts w:ascii="微软雅黑" w:hAnsi="微软雅黑" w:eastAsia="微软雅黑" w:cs="Times New Roman"/>
          <w:color w:val="FF0000"/>
        </w:rPr>
        <w:t>接口参考《成都公共交通智慧出行移动支付技术规范—01二维码应用行业受理接口规范.docx》；</w:t>
      </w:r>
    </w:p>
    <w:p>
      <w:pPr>
        <w:pStyle w:val="5"/>
        <w:adjustRightInd w:val="0"/>
        <w:snapToGrid w:val="0"/>
        <w:spacing w:before="0" w:after="0"/>
        <w:ind w:left="425" w:hanging="425"/>
        <w:rPr>
          <w:rFonts w:ascii="微软雅黑" w:hAnsi="微软雅黑" w:eastAsia="微软雅黑" w:cs="Times New Roman"/>
          <w:sz w:val="24"/>
          <w:szCs w:val="24"/>
        </w:rPr>
      </w:pPr>
      <w:r>
        <w:rPr>
          <w:rFonts w:ascii="微软雅黑" w:hAnsi="微软雅黑" w:eastAsia="微软雅黑" w:cs="Times New Roman"/>
          <w:sz w:val="24"/>
          <w:szCs w:val="24"/>
        </w:rPr>
        <w:t>其他功能</w:t>
      </w:r>
    </w:p>
    <w:p>
      <w:pPr>
        <w:pStyle w:val="31"/>
        <w:numPr>
          <w:ilvl w:val="0"/>
          <w:numId w:val="6"/>
        </w:numPr>
        <w:adjustRightInd w:val="0"/>
        <w:snapToGrid w:val="0"/>
        <w:ind w:left="0" w:firstLine="424" w:firstLineChars="177"/>
        <w:rPr>
          <w:rFonts w:ascii="微软雅黑" w:hAnsi="微软雅黑" w:eastAsia="微软雅黑" w:cs="Times New Roman"/>
        </w:rPr>
      </w:pPr>
      <w:r>
        <w:rPr>
          <w:rFonts w:ascii="微软雅黑" w:hAnsi="微软雅黑" w:eastAsia="微软雅黑" w:cs="Times New Roman"/>
        </w:rPr>
        <w:t>闸机终端软件需向</w:t>
      </w:r>
      <w:r>
        <w:rPr>
          <w:rFonts w:hint="eastAsia" w:ascii="微软雅黑" w:hAnsi="微软雅黑" w:eastAsia="微软雅黑" w:cs="Times New Roman"/>
        </w:rPr>
        <w:t>多元化支付</w:t>
      </w:r>
      <w:r>
        <w:rPr>
          <w:rFonts w:ascii="微软雅黑" w:hAnsi="微软雅黑" w:eastAsia="微软雅黑" w:cs="Times New Roman"/>
        </w:rPr>
        <w:t>平台服务器上报心跳状态，</w:t>
      </w:r>
      <w:commentRangeStart w:id="2"/>
      <w:r>
        <w:rPr>
          <w:rFonts w:ascii="微软雅黑" w:hAnsi="微软雅黑" w:eastAsia="微软雅黑" w:cs="Times New Roman"/>
          <w:color w:val="FF0000"/>
        </w:rPr>
        <w:t>接口参考《成都公共交通智慧出行移动支付技术规范—01二维码应用行业受理接口规范.docx》</w:t>
      </w:r>
      <w:commentRangeEnd w:id="2"/>
      <w:r>
        <w:rPr>
          <w:rStyle w:val="18"/>
        </w:rPr>
        <w:commentReference w:id="2"/>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刷码过闸</w:t>
      </w:r>
    </w:p>
    <w:p>
      <w:pPr>
        <w:pStyle w:val="5"/>
        <w:adjustRightInd w:val="0"/>
        <w:snapToGrid w:val="0"/>
        <w:ind w:left="993" w:hanging="993"/>
        <w:rPr>
          <w:rFonts w:ascii="微软雅黑" w:hAnsi="微软雅黑" w:eastAsia="微软雅黑" w:cs="Times New Roman"/>
          <w:sz w:val="24"/>
          <w:szCs w:val="24"/>
        </w:rPr>
      </w:pPr>
      <w:r>
        <w:rPr>
          <w:rFonts w:ascii="微软雅黑" w:hAnsi="微软雅黑" w:eastAsia="微软雅黑" w:cs="Times New Roman"/>
          <w:sz w:val="24"/>
          <w:szCs w:val="24"/>
        </w:rPr>
        <w:t>读码</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闸机终端设备具备监控二维码扫描器返回数据的能力。</w:t>
      </w:r>
    </w:p>
    <w:p>
      <w:pPr>
        <w:pStyle w:val="5"/>
        <w:adjustRightInd w:val="0"/>
        <w:snapToGrid w:val="0"/>
        <w:ind w:left="993" w:hanging="993"/>
        <w:rPr>
          <w:rFonts w:ascii="微软雅黑" w:hAnsi="微软雅黑" w:eastAsia="微软雅黑" w:cs="Times New Roman"/>
          <w:sz w:val="24"/>
          <w:szCs w:val="24"/>
        </w:rPr>
      </w:pPr>
      <w:r>
        <w:rPr>
          <w:rFonts w:ascii="微软雅黑" w:hAnsi="微软雅黑" w:eastAsia="微软雅黑" w:cs="Times New Roman"/>
          <w:sz w:val="24"/>
          <w:szCs w:val="24"/>
        </w:rPr>
        <w:t>二维码数据定义</w:t>
      </w:r>
    </w:p>
    <w:p>
      <w:pPr>
        <w:adjustRightInd w:val="0"/>
        <w:snapToGrid w:val="0"/>
        <w:ind w:firstLine="420"/>
        <w:jc w:val="left"/>
        <w:rPr>
          <w:rFonts w:ascii="微软雅黑" w:hAnsi="微软雅黑" w:eastAsia="微软雅黑" w:cs="Times New Roman"/>
        </w:rPr>
      </w:pPr>
      <w:r>
        <w:rPr>
          <w:rFonts w:ascii="微软雅黑" w:hAnsi="微软雅黑" w:eastAsia="微软雅黑" w:cs="Times New Roman"/>
        </w:rPr>
        <w:t>二维码符合《QRCode国家标准GB/T 18284-2000》规范，采用二进制（8bit-byte）编码方式。支持的格式有：</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n（数字）；</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cn（压缩数字）；</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b（二进制）；</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an（字母数字）；</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ans（特殊字母数字）。</w:t>
      </w:r>
    </w:p>
    <w:p>
      <w:pPr>
        <w:pStyle w:val="34"/>
        <w:adjustRightInd w:val="0"/>
        <w:snapToGrid w:val="0"/>
        <w:spacing w:line="240" w:lineRule="auto"/>
        <w:ind w:firstLine="420"/>
        <w:jc w:val="left"/>
        <w:rPr>
          <w:rFonts w:ascii="微软雅黑" w:hAnsi="微软雅黑" w:eastAsia="微软雅黑"/>
        </w:rPr>
      </w:pPr>
      <w:r>
        <w:rPr>
          <w:rFonts w:ascii="微软雅黑" w:hAnsi="微软雅黑" w:eastAsia="微软雅黑"/>
        </w:rPr>
        <w:t>当为数据定义的长度超过数据实际长度，而位数没有占满时，补位规则如下：</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格式n的数据元右对齐，左补0；</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格式cn的数据元左对齐，右补F；</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格式an的数据元左对齐，右补0；</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格式ans的数据元左对齐，右补0。</w:t>
      </w:r>
    </w:p>
    <w:p>
      <w:pPr>
        <w:pStyle w:val="34"/>
        <w:adjustRightInd w:val="0"/>
        <w:snapToGrid w:val="0"/>
        <w:spacing w:line="240" w:lineRule="auto"/>
        <w:ind w:firstLine="420"/>
        <w:jc w:val="left"/>
        <w:rPr>
          <w:rFonts w:ascii="微软雅黑" w:hAnsi="微软雅黑" w:eastAsia="微软雅黑"/>
        </w:rPr>
      </w:pPr>
      <w:r>
        <w:rPr>
          <w:rFonts w:ascii="微软雅黑" w:hAnsi="微软雅黑" w:eastAsia="微软雅黑"/>
        </w:rPr>
        <w:t>需求列中列出的是对数据元的需求情况：</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M（必备）：此数据必须存在并提供给终端，终端在读应用数据过程中，如果没有读到必备数据，终端中止交易；</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R（需求）：数据必须存在，在读应用数据过程中，终端不检查；</w:t>
      </w:r>
    </w:p>
    <w:p>
      <w:pPr>
        <w:pStyle w:val="35"/>
        <w:tabs>
          <w:tab w:val="left" w:pos="854"/>
          <w:tab w:val="clear" w:pos="1140"/>
        </w:tabs>
        <w:adjustRightInd w:val="0"/>
        <w:snapToGrid w:val="0"/>
        <w:spacing w:line="240" w:lineRule="auto"/>
        <w:ind w:left="900" w:leftChars="200" w:hangingChars="200"/>
        <w:jc w:val="left"/>
        <w:rPr>
          <w:rFonts w:ascii="微软雅黑" w:hAnsi="微软雅黑" w:eastAsia="微软雅黑"/>
        </w:rPr>
      </w:pPr>
      <w:r>
        <w:rPr>
          <w:rFonts w:ascii="微软雅黑" w:hAnsi="微软雅黑" w:eastAsia="微软雅黑"/>
        </w:rPr>
        <w:t>C（有条件）：在一定条件下必须存在；</w:t>
      </w:r>
    </w:p>
    <w:p>
      <w:pPr>
        <w:pStyle w:val="35"/>
        <w:tabs>
          <w:tab w:val="left" w:pos="854"/>
          <w:tab w:val="clear" w:pos="1140"/>
        </w:tabs>
        <w:adjustRightInd w:val="0"/>
        <w:snapToGrid w:val="0"/>
        <w:spacing w:before="156" w:line="240" w:lineRule="auto"/>
        <w:ind w:left="900" w:leftChars="200" w:hangingChars="200"/>
        <w:jc w:val="left"/>
        <w:rPr>
          <w:rFonts w:ascii="微软雅黑" w:hAnsi="微软雅黑" w:eastAsia="微软雅黑"/>
        </w:rPr>
      </w:pPr>
      <w:r>
        <w:rPr>
          <w:rFonts w:ascii="微软雅黑" w:hAnsi="微软雅黑" w:eastAsia="微软雅黑"/>
        </w:rPr>
        <w:t>O（可选）：可选数据元。</w:t>
      </w:r>
    </w:p>
    <w:p>
      <w:pPr>
        <w:pStyle w:val="6"/>
        <w:adjustRightInd w:val="0"/>
        <w:snapToGrid w:val="0"/>
        <w:rPr>
          <w:rFonts w:ascii="微软雅黑" w:hAnsi="微软雅黑" w:eastAsia="微软雅黑" w:cs="Times New Roman"/>
          <w:sz w:val="24"/>
          <w:szCs w:val="24"/>
        </w:rPr>
      </w:pPr>
      <w:r>
        <w:rPr>
          <w:rFonts w:ascii="微软雅黑" w:hAnsi="微软雅黑" w:eastAsia="微软雅黑" w:cs="Times New Roman"/>
          <w:sz w:val="24"/>
          <w:szCs w:val="24"/>
        </w:rPr>
        <w:t>联机二维码定义</w:t>
      </w:r>
    </w:p>
    <w:p>
      <w:pPr>
        <w:adjustRightInd w:val="0"/>
        <w:snapToGrid w:val="0"/>
        <w:rPr>
          <w:rFonts w:ascii="微软雅黑" w:hAnsi="微软雅黑" w:eastAsia="微软雅黑" w:cs="Times New Roman"/>
        </w:rPr>
      </w:pPr>
      <w:r>
        <w:rPr>
          <w:rFonts w:ascii="微软雅黑" w:hAnsi="微软雅黑" w:eastAsia="微软雅黑" w:cs="Times New Roman"/>
        </w:rPr>
        <w:t>二维码数据格式定义：</w:t>
      </w:r>
    </w:p>
    <w:tbl>
      <w:tblPr>
        <w:tblStyle w:val="19"/>
        <w:tblW w:w="88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569"/>
        <w:gridCol w:w="2277"/>
        <w:gridCol w:w="700"/>
        <w:gridCol w:w="2976"/>
        <w:gridCol w:w="634"/>
        <w:gridCol w:w="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域名</w:t>
            </w:r>
          </w:p>
        </w:tc>
        <w:tc>
          <w:tcPr>
            <w:tcW w:w="569"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序号</w:t>
            </w:r>
          </w:p>
        </w:tc>
        <w:tc>
          <w:tcPr>
            <w:tcW w:w="2277"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字段名</w:t>
            </w:r>
          </w:p>
        </w:tc>
        <w:tc>
          <w:tcPr>
            <w:tcW w:w="700"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字节长度</w:t>
            </w:r>
          </w:p>
        </w:tc>
        <w:tc>
          <w:tcPr>
            <w:tcW w:w="2976"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描述</w:t>
            </w:r>
          </w:p>
        </w:tc>
        <w:tc>
          <w:tcPr>
            <w:tcW w:w="634"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格式</w:t>
            </w:r>
          </w:p>
        </w:tc>
        <w:tc>
          <w:tcPr>
            <w:tcW w:w="769"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restart"/>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二维码头</w:t>
            </w: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二维码版本</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976" w:type="dxa"/>
          </w:tcPr>
          <w:p>
            <w:pPr>
              <w:autoSpaceDE w:val="0"/>
              <w:autoSpaceDN w:val="0"/>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color w:val="000000"/>
                <w:sz w:val="21"/>
                <w:szCs w:val="21"/>
              </w:rPr>
              <w:t>二维码结构版本号。</w:t>
            </w:r>
          </w:p>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0x01~0x7F 天府通交通行业二维码标准版本，初始版本0x01</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vAlign w:val="center"/>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二维码生成类型</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976" w:type="dxa"/>
          </w:tcPr>
          <w:p>
            <w:pPr>
              <w:autoSpaceDE w:val="0"/>
              <w:autoSpaceDN w:val="0"/>
              <w:adjustRightInd w:val="0"/>
              <w:snapToGrid w:val="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非对称密钥脱机码</w:t>
            </w:r>
            <w:r>
              <w:rPr>
                <w:rFonts w:hint="eastAsia" w:ascii="微软雅黑" w:hAnsi="微软雅黑" w:eastAsia="微软雅黑" w:cs="Times New Roman"/>
                <w:color w:val="FF0000"/>
                <w:sz w:val="21"/>
                <w:szCs w:val="21"/>
              </w:rPr>
              <w:t>：0x12</w:t>
            </w:r>
          </w:p>
          <w:p>
            <w:pPr>
              <w:autoSpaceDE w:val="0"/>
              <w:autoSpaceDN w:val="0"/>
              <w:adjustRightInd w:val="0"/>
              <w:snapToGrid w:val="0"/>
              <w:rPr>
                <w:rFonts w:ascii="微软雅黑" w:hAnsi="微软雅黑" w:eastAsia="微软雅黑" w:cs="Times New Roman"/>
                <w:sz w:val="21"/>
                <w:szCs w:val="21"/>
              </w:rPr>
            </w:pPr>
            <w:r>
              <w:rPr>
                <w:rFonts w:hint="eastAsia" w:ascii="微软雅黑" w:hAnsi="微软雅黑" w:eastAsia="微软雅黑" w:cs="Times New Roman"/>
                <w:color w:val="FF0000"/>
                <w:sz w:val="21"/>
                <w:szCs w:val="21"/>
              </w:rPr>
              <w:t>对称密钥联机码：0x21</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vAlign w:val="center"/>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3</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发码平台签名密钥索引KID1</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用于终端索引用户密钥</w:t>
            </w:r>
          </w:p>
        </w:tc>
        <w:tc>
          <w:tcPr>
            <w:tcW w:w="634" w:type="dxa"/>
          </w:tcPr>
          <w:p>
            <w:pPr>
              <w:adjustRightInd w:val="0"/>
              <w:snapToGrid w:val="0"/>
              <w:rPr>
                <w:rFonts w:ascii="微软雅黑" w:hAnsi="微软雅黑" w:eastAsia="微软雅黑" w:cs="Times New Roman"/>
                <w:sz w:val="21"/>
                <w:szCs w:val="21"/>
              </w:rPr>
            </w:pPr>
            <w:r>
              <w:rPr>
                <w:rFonts w:hint="eastAsia"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vAlign w:val="center"/>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移动应用签名密钥索引KID2</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用户终端索引签名密钥</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restart"/>
            <w:vAlign w:val="center"/>
          </w:tcPr>
          <w:p>
            <w:pPr>
              <w:adjustRightInd w:val="0"/>
              <w:snapToGrid w:val="0"/>
              <w:rPr>
                <w:rFonts w:ascii="微软雅黑" w:hAnsi="微软雅黑" w:eastAsia="微软雅黑" w:cs="Times New Roman"/>
                <w:sz w:val="21"/>
                <w:szCs w:val="21"/>
              </w:rPr>
            </w:pP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二维码体</w:t>
            </w: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5</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二维码凭证号</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二维码平台内唯一</w:t>
            </w:r>
          </w:p>
        </w:tc>
        <w:tc>
          <w:tcPr>
            <w:tcW w:w="634" w:type="dxa"/>
          </w:tcPr>
          <w:p>
            <w:pPr>
              <w:adjustRightInd w:val="0"/>
              <w:snapToGrid w:val="0"/>
              <w:rPr>
                <w:rFonts w:ascii="微软雅黑" w:hAnsi="微软雅黑" w:eastAsia="微软雅黑" w:cs="Times New Roman"/>
                <w:sz w:val="21"/>
                <w:szCs w:val="21"/>
              </w:rPr>
            </w:pP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vAlign w:val="center"/>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移动应用标识</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用于申请二维码的移动应用标识</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7</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移动应用机构代码</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用于申请二维码的商户标识</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用户标识</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在移动应用内唯一标识商户</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9</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二维码生成时间</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976" w:type="dxa"/>
          </w:tcPr>
          <w:p>
            <w:pPr>
              <w:adjustRightInd w:val="0"/>
              <w:snapToGrid w:val="0"/>
              <w:rPr>
                <w:rFonts w:ascii="微软雅黑" w:hAnsi="微软雅黑" w:eastAsia="微软雅黑" w:cs="Times New Roman"/>
                <w:kern w:val="0"/>
                <w:sz w:val="21"/>
                <w:szCs w:val="21"/>
              </w:rPr>
            </w:pPr>
            <w:r>
              <w:rPr>
                <w:rFonts w:ascii="微软雅黑" w:hAnsi="微软雅黑" w:eastAsia="微软雅黑" w:cs="Times New Roman"/>
                <w:kern w:val="0"/>
                <w:sz w:val="21"/>
                <w:szCs w:val="21"/>
              </w:rPr>
              <w:t>经校准的二维码生成时间戳</w:t>
            </w:r>
          </w:p>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以4字节无符号整形数字表示。计算从UTC-8时区的2017年1月1日0时0分0秒起流逝的秒数。例如：生成时间为当前时间，时间流逝秒数为1277621929，四位字节为0x4C 0x26 0xF6 0xA9。</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10</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二维码有效时间</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与二维码生成时间一起控制二维码有效时间。以秒为单位，此域在填写时无需带单位</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11</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行业使用范围</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976" w:type="dxa"/>
          </w:tcPr>
          <w:p>
            <w:pPr>
              <w:adjustRightInd w:val="0"/>
              <w:snapToGrid w:val="0"/>
              <w:rPr>
                <w:rFonts w:ascii="微软雅黑" w:hAnsi="微软雅黑" w:eastAsia="微软雅黑" w:cs="Times New Roman"/>
                <w:color w:val="FF0000"/>
                <w:kern w:val="0"/>
                <w:sz w:val="21"/>
                <w:szCs w:val="21"/>
              </w:rPr>
            </w:pPr>
            <w:r>
              <w:rPr>
                <w:rFonts w:hint="eastAsia" w:ascii="微软雅黑" w:hAnsi="微软雅黑" w:eastAsia="微软雅黑" w:cs="Times New Roman"/>
                <w:color w:val="FF0000"/>
                <w:kern w:val="0"/>
                <w:sz w:val="21"/>
                <w:szCs w:val="21"/>
              </w:rPr>
              <w:t>默认值FFFF</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12</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行业自定义数据长度</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976" w:type="dxa"/>
          </w:tcPr>
          <w:p>
            <w:pPr>
              <w:adjustRightInd w:val="0"/>
              <w:snapToGrid w:val="0"/>
              <w:rPr>
                <w:rFonts w:ascii="微软雅黑" w:hAnsi="微软雅黑" w:eastAsia="微软雅黑" w:cs="Times New Roman"/>
                <w:kern w:val="0"/>
                <w:sz w:val="21"/>
                <w:szCs w:val="21"/>
              </w:rPr>
            </w:pPr>
            <w:r>
              <w:rPr>
                <w:rFonts w:ascii="微软雅黑" w:hAnsi="微软雅黑" w:eastAsia="微软雅黑" w:cs="Times New Roman"/>
                <w:kern w:val="0"/>
                <w:sz w:val="21"/>
                <w:szCs w:val="21"/>
              </w:rPr>
              <w:t>由发码平台定义</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13</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行业自定义数据</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2976" w:type="dxa"/>
          </w:tcPr>
          <w:p>
            <w:pPr>
              <w:adjustRightInd w:val="0"/>
              <w:snapToGrid w:val="0"/>
              <w:rPr>
                <w:rFonts w:ascii="微软雅黑" w:hAnsi="微软雅黑" w:eastAsia="微软雅黑" w:cs="Times New Roman"/>
                <w:kern w:val="0"/>
                <w:sz w:val="21"/>
                <w:szCs w:val="21"/>
              </w:rPr>
            </w:pPr>
            <w:r>
              <w:rPr>
                <w:rFonts w:ascii="微软雅黑" w:hAnsi="微软雅黑" w:eastAsia="微软雅黑" w:cs="Times New Roman"/>
                <w:kern w:val="0"/>
                <w:sz w:val="21"/>
                <w:szCs w:val="21"/>
              </w:rPr>
              <w:t>由发码平台定义</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restart"/>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签名域</w:t>
            </w: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14</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发码平台签名</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使用KID1对第5~11项进行签名</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 w:type="dxa"/>
            <w:vMerge w:val="continue"/>
          </w:tcPr>
          <w:p>
            <w:pPr>
              <w:adjustRightInd w:val="0"/>
              <w:snapToGrid w:val="0"/>
              <w:rPr>
                <w:rFonts w:ascii="微软雅黑" w:hAnsi="微软雅黑" w:eastAsia="微软雅黑" w:cs="Times New Roman"/>
                <w:sz w:val="21"/>
                <w:szCs w:val="21"/>
              </w:rPr>
            </w:pPr>
          </w:p>
        </w:tc>
        <w:tc>
          <w:tcPr>
            <w:tcW w:w="5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15</w:t>
            </w:r>
          </w:p>
        </w:tc>
        <w:tc>
          <w:tcPr>
            <w:tcW w:w="22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用户签名</w:t>
            </w:r>
          </w:p>
        </w:tc>
        <w:tc>
          <w:tcPr>
            <w:tcW w:w="70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976"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使用KID2对第12~13项进行签名</w:t>
            </w:r>
          </w:p>
        </w:tc>
        <w:tc>
          <w:tcPr>
            <w:tcW w:w="63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76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bl>
    <w:p>
      <w:pPr>
        <w:adjustRightInd w:val="0"/>
        <w:snapToGrid w:val="0"/>
        <w:rPr>
          <w:rFonts w:ascii="微软雅黑" w:hAnsi="微软雅黑" w:eastAsia="微软雅黑" w:cs="Times New Roman"/>
        </w:rPr>
      </w:pPr>
      <w:r>
        <w:rPr>
          <w:rFonts w:ascii="微软雅黑" w:hAnsi="微软雅黑" w:eastAsia="微软雅黑" w:cs="Times New Roman"/>
        </w:rPr>
        <w:t>行业自定义数据定义：</w:t>
      </w:r>
    </w:p>
    <w:tbl>
      <w:tblPr>
        <w:tblStyle w:val="19"/>
        <w:tblW w:w="88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1"/>
        <w:gridCol w:w="719"/>
        <w:gridCol w:w="1942"/>
        <w:gridCol w:w="729"/>
        <w:gridCol w:w="3160"/>
        <w:gridCol w:w="677"/>
        <w:gridCol w:w="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域名</w:t>
            </w:r>
          </w:p>
        </w:tc>
        <w:tc>
          <w:tcPr>
            <w:tcW w:w="719"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序号</w:t>
            </w:r>
          </w:p>
        </w:tc>
        <w:tc>
          <w:tcPr>
            <w:tcW w:w="1942"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数据元</w:t>
            </w:r>
          </w:p>
        </w:tc>
        <w:tc>
          <w:tcPr>
            <w:tcW w:w="729"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字节长度</w:t>
            </w:r>
          </w:p>
        </w:tc>
        <w:tc>
          <w:tcPr>
            <w:tcW w:w="3160"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描述</w:t>
            </w:r>
          </w:p>
        </w:tc>
        <w:tc>
          <w:tcPr>
            <w:tcW w:w="677"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格式</w:t>
            </w:r>
          </w:p>
        </w:tc>
        <w:tc>
          <w:tcPr>
            <w:tcW w:w="684"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restart"/>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业务信息数据</w:t>
            </w:r>
          </w:p>
        </w:tc>
        <w:tc>
          <w:tcPr>
            <w:tcW w:w="71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194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凭证类型</w:t>
            </w:r>
          </w:p>
        </w:tc>
        <w:tc>
          <w:tcPr>
            <w:tcW w:w="72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3160" w:type="dxa"/>
          </w:tcPr>
          <w:p>
            <w:pPr>
              <w:adjustRightInd w:val="0"/>
              <w:snapToGrid w:val="0"/>
              <w:rPr>
                <w:rFonts w:ascii="微软雅黑" w:hAnsi="微软雅黑" w:eastAsia="微软雅黑" w:cs="Times New Roman"/>
                <w:sz w:val="21"/>
                <w:szCs w:val="21"/>
              </w:rPr>
            </w:pPr>
            <w:commentRangeStart w:id="3"/>
            <w:r>
              <w:rPr>
                <w:rFonts w:ascii="微软雅黑" w:hAnsi="微软雅黑" w:eastAsia="微软雅黑" w:cs="Times New Roman"/>
                <w:sz w:val="21"/>
                <w:szCs w:val="21"/>
              </w:rPr>
              <w:t>00：普通用户乘车凭证</w:t>
            </w:r>
            <w:commentRangeEnd w:id="3"/>
            <w:r>
              <w:rPr>
                <w:rStyle w:val="18"/>
              </w:rPr>
              <w:commentReference w:id="3"/>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0</w:t>
            </w:r>
            <w:r>
              <w:rPr>
                <w:rFonts w:hint="eastAsia" w:ascii="微软雅黑" w:hAnsi="微软雅黑" w:eastAsia="微软雅黑" w:cs="Times New Roman"/>
                <w:sz w:val="21"/>
                <w:szCs w:val="21"/>
              </w:rPr>
              <w:t>1</w:t>
            </w:r>
            <w:r>
              <w:rPr>
                <w:rFonts w:ascii="微软雅黑" w:hAnsi="微软雅黑" w:eastAsia="微软雅黑" w:cs="Times New Roman"/>
                <w:sz w:val="21"/>
                <w:szCs w:val="21"/>
              </w:rPr>
              <w:t>-0Z：预留</w:t>
            </w:r>
          </w:p>
        </w:tc>
        <w:tc>
          <w:tcPr>
            <w:tcW w:w="6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68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21"/>
                <w:szCs w:val="21"/>
              </w:rPr>
            </w:pPr>
          </w:p>
        </w:tc>
        <w:tc>
          <w:tcPr>
            <w:tcW w:w="71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194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进出站使用限制</w:t>
            </w:r>
          </w:p>
        </w:tc>
        <w:tc>
          <w:tcPr>
            <w:tcW w:w="72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3160" w:type="dxa"/>
          </w:tcPr>
          <w:p>
            <w:pPr>
              <w:autoSpaceDE w:val="0"/>
              <w:autoSpaceDN w:val="0"/>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预留，采用全0</w:t>
            </w:r>
          </w:p>
        </w:tc>
        <w:tc>
          <w:tcPr>
            <w:tcW w:w="6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68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21"/>
                <w:szCs w:val="21"/>
              </w:rPr>
            </w:pPr>
          </w:p>
        </w:tc>
        <w:tc>
          <w:tcPr>
            <w:tcW w:w="71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3</w:t>
            </w:r>
          </w:p>
        </w:tc>
        <w:tc>
          <w:tcPr>
            <w:tcW w:w="194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站点限制</w:t>
            </w:r>
          </w:p>
        </w:tc>
        <w:tc>
          <w:tcPr>
            <w:tcW w:w="72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316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预留，采用全0</w:t>
            </w:r>
          </w:p>
        </w:tc>
        <w:tc>
          <w:tcPr>
            <w:tcW w:w="6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68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21"/>
                <w:szCs w:val="21"/>
              </w:rPr>
            </w:pPr>
          </w:p>
        </w:tc>
        <w:tc>
          <w:tcPr>
            <w:tcW w:w="71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194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行程单号</w:t>
            </w:r>
          </w:p>
        </w:tc>
        <w:tc>
          <w:tcPr>
            <w:tcW w:w="72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316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预留，采用全0</w:t>
            </w:r>
          </w:p>
        </w:tc>
        <w:tc>
          <w:tcPr>
            <w:tcW w:w="6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b</w:t>
            </w:r>
          </w:p>
        </w:tc>
        <w:tc>
          <w:tcPr>
            <w:tcW w:w="68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21"/>
                <w:szCs w:val="21"/>
              </w:rPr>
            </w:pPr>
          </w:p>
        </w:tc>
        <w:tc>
          <w:tcPr>
            <w:tcW w:w="71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5</w:t>
            </w:r>
          </w:p>
        </w:tc>
        <w:tc>
          <w:tcPr>
            <w:tcW w:w="194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本行程关联的进站或上车站点编码</w:t>
            </w:r>
          </w:p>
        </w:tc>
        <w:tc>
          <w:tcPr>
            <w:tcW w:w="729" w:type="dxa"/>
          </w:tcPr>
          <w:p>
            <w:pPr>
              <w:adjustRightInd w:val="0"/>
              <w:snapToGrid w:val="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2</w:t>
            </w:r>
          </w:p>
        </w:tc>
        <w:tc>
          <w:tcPr>
            <w:tcW w:w="316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预留，采用全0</w:t>
            </w:r>
          </w:p>
        </w:tc>
        <w:tc>
          <w:tcPr>
            <w:tcW w:w="6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68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21"/>
                <w:szCs w:val="21"/>
              </w:rPr>
            </w:pPr>
          </w:p>
        </w:tc>
        <w:tc>
          <w:tcPr>
            <w:tcW w:w="71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w:t>
            </w:r>
          </w:p>
        </w:tc>
        <w:tc>
          <w:tcPr>
            <w:tcW w:w="194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本行程扫码进站或上车时间</w:t>
            </w:r>
          </w:p>
        </w:tc>
        <w:tc>
          <w:tcPr>
            <w:tcW w:w="729" w:type="dxa"/>
          </w:tcPr>
          <w:p>
            <w:pPr>
              <w:adjustRightInd w:val="0"/>
              <w:snapToGrid w:val="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4</w:t>
            </w:r>
          </w:p>
        </w:tc>
        <w:tc>
          <w:tcPr>
            <w:tcW w:w="316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预留，采用全0,格式以4字节无符号整形数字表示。计算从UTC-8时区的2017年1月1日0时0分0秒起流逝的秒数。例如：生成时间为当前时间，时间流逝秒数为1277621929，四位字节为0x4C 0x26 0xF6 0xA9。</w:t>
            </w:r>
          </w:p>
        </w:tc>
        <w:tc>
          <w:tcPr>
            <w:tcW w:w="67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684"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w:t>
            </w:r>
          </w:p>
        </w:tc>
      </w:tr>
    </w:tbl>
    <w:p>
      <w:pPr>
        <w:pStyle w:val="6"/>
        <w:adjustRightInd w:val="0"/>
        <w:snapToGrid w:val="0"/>
        <w:rPr>
          <w:rFonts w:ascii="微软雅黑" w:hAnsi="微软雅黑" w:eastAsia="微软雅黑" w:cs="Times New Roman"/>
          <w:sz w:val="24"/>
          <w:szCs w:val="24"/>
        </w:rPr>
      </w:pPr>
      <w:r>
        <w:rPr>
          <w:rFonts w:ascii="微软雅黑" w:hAnsi="微软雅黑" w:eastAsia="微软雅黑" w:cs="Times New Roman"/>
          <w:sz w:val="24"/>
          <w:szCs w:val="24"/>
        </w:rPr>
        <w:t>脱机二维码定义</w:t>
      </w:r>
    </w:p>
    <w:tbl>
      <w:tblPr>
        <w:tblStyle w:val="19"/>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3"/>
        <w:gridCol w:w="698"/>
        <w:gridCol w:w="2092"/>
        <w:gridCol w:w="770"/>
        <w:gridCol w:w="2801"/>
        <w:gridCol w:w="657"/>
        <w:gridCol w:w="1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域名</w:t>
            </w:r>
          </w:p>
        </w:tc>
        <w:tc>
          <w:tcPr>
            <w:tcW w:w="698"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序号</w:t>
            </w:r>
          </w:p>
        </w:tc>
        <w:tc>
          <w:tcPr>
            <w:tcW w:w="2092"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字段名</w:t>
            </w:r>
          </w:p>
        </w:tc>
        <w:tc>
          <w:tcPr>
            <w:tcW w:w="770"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字节长度</w:t>
            </w:r>
          </w:p>
        </w:tc>
        <w:tc>
          <w:tcPr>
            <w:tcW w:w="2801"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描述</w:t>
            </w:r>
          </w:p>
        </w:tc>
        <w:tc>
          <w:tcPr>
            <w:tcW w:w="657"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格式</w:t>
            </w:r>
          </w:p>
        </w:tc>
        <w:tc>
          <w:tcPr>
            <w:tcW w:w="1039" w:type="dxa"/>
            <w:shd w:val="clear" w:color="auto" w:fill="C4BC96"/>
            <w:vAlign w:val="center"/>
          </w:tcPr>
          <w:p>
            <w:pPr>
              <w:adjustRightInd w:val="0"/>
              <w:snapToGrid w:val="0"/>
              <w:jc w:val="center"/>
              <w:rPr>
                <w:rFonts w:ascii="微软雅黑" w:hAnsi="微软雅黑" w:eastAsia="微软雅黑" w:cs="Times New Roman"/>
                <w:b/>
                <w:kern w:val="0"/>
                <w:sz w:val="21"/>
                <w:szCs w:val="21"/>
              </w:rPr>
            </w:pPr>
            <w:r>
              <w:rPr>
                <w:rFonts w:ascii="微软雅黑" w:hAnsi="微软雅黑" w:eastAsia="微软雅黑" w:cs="Times New Roman"/>
                <w:b/>
                <w:kern w:val="0"/>
                <w:sz w:val="21"/>
                <w:szCs w:val="21"/>
              </w:rPr>
              <w:t>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restart"/>
            <w:vAlign w:val="center"/>
          </w:tcPr>
          <w:p>
            <w:pPr>
              <w:adjustRightInd w:val="0"/>
              <w:snapToGrid w:val="0"/>
              <w:jc w:val="left"/>
              <w:rPr>
                <w:rFonts w:ascii="微软雅黑" w:hAnsi="微软雅黑" w:eastAsia="微软雅黑" w:cs="Times New Roman"/>
                <w:sz w:val="21"/>
                <w:szCs w:val="21"/>
              </w:rPr>
            </w:pPr>
            <w:r>
              <w:rPr>
                <w:rFonts w:ascii="微软雅黑" w:hAnsi="微软雅黑" w:eastAsia="微软雅黑" w:cs="Times New Roman"/>
                <w:sz w:val="21"/>
                <w:szCs w:val="21"/>
              </w:rPr>
              <w:t>二维码头</w:t>
            </w: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二维码版本</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801" w:type="dxa"/>
          </w:tcPr>
          <w:p>
            <w:pPr>
              <w:autoSpaceDE w:val="0"/>
              <w:autoSpaceDN w:val="0"/>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color w:val="000000"/>
                <w:sz w:val="21"/>
                <w:szCs w:val="21"/>
              </w:rPr>
              <w:t>二维码结构版本号。</w:t>
            </w:r>
          </w:p>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0x01~0x7F银联交通行业二维码标准版本，初始版本0x01</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vAlign w:val="center"/>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二维码生成类型</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801" w:type="dxa"/>
          </w:tcPr>
          <w:p>
            <w:pPr>
              <w:autoSpaceDE w:val="0"/>
              <w:autoSpaceDN w:val="0"/>
              <w:adjustRightInd w:val="0"/>
              <w:snapToGrid w:val="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非对称密钥脱机码</w:t>
            </w:r>
            <w:r>
              <w:rPr>
                <w:rFonts w:hint="eastAsia" w:ascii="微软雅黑" w:hAnsi="微软雅黑" w:eastAsia="微软雅黑" w:cs="Times New Roman"/>
                <w:color w:val="FF0000"/>
                <w:sz w:val="21"/>
                <w:szCs w:val="21"/>
              </w:rPr>
              <w:t>：0x12</w:t>
            </w:r>
          </w:p>
          <w:p>
            <w:pPr>
              <w:autoSpaceDE w:val="0"/>
              <w:autoSpaceDN w:val="0"/>
              <w:adjustRightInd w:val="0"/>
              <w:snapToGrid w:val="0"/>
              <w:rPr>
                <w:rFonts w:ascii="微软雅黑" w:hAnsi="微软雅黑" w:eastAsia="微软雅黑" w:cs="Times New Roman"/>
                <w:sz w:val="21"/>
                <w:szCs w:val="21"/>
              </w:rPr>
            </w:pPr>
            <w:r>
              <w:rPr>
                <w:rFonts w:hint="eastAsia" w:ascii="微软雅黑" w:hAnsi="微软雅黑" w:eastAsia="微软雅黑" w:cs="Times New Roman"/>
                <w:color w:val="FF0000"/>
                <w:sz w:val="21"/>
                <w:szCs w:val="21"/>
              </w:rPr>
              <w:t>对称密钥联机码：0x21</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vAlign w:val="center"/>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3</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发码机构证书索引</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闸机或终端设备用于索引发码机构证书</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restart"/>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发码机构授权域</w:t>
            </w: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移动应用标识</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用于申请二维码的应用标识</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5</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移动应用机构代码</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用于申请二维码的商户标识</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二维码有效时间</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与二维码生成时间一起控制二维码有效时间。以秒为单位，此域在填写时无需带单位</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7</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行业使用范围</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801" w:type="dxa"/>
          </w:tcPr>
          <w:p>
            <w:pPr>
              <w:adjustRightInd w:val="0"/>
              <w:snapToGrid w:val="0"/>
              <w:rPr>
                <w:rFonts w:ascii="微软雅黑" w:hAnsi="微软雅黑" w:eastAsia="微软雅黑" w:cs="Times New Roman"/>
                <w:color w:val="FF0000"/>
                <w:kern w:val="0"/>
                <w:sz w:val="21"/>
                <w:szCs w:val="21"/>
              </w:rPr>
            </w:pPr>
            <w:r>
              <w:rPr>
                <w:rFonts w:ascii="微软雅黑" w:hAnsi="微软雅黑" w:eastAsia="微软雅黑" w:cs="Times New Roman"/>
                <w:color w:val="FF0000"/>
                <w:kern w:val="0"/>
                <w:sz w:val="21"/>
                <w:szCs w:val="21"/>
              </w:rPr>
              <w:t>默认值</w:t>
            </w:r>
            <w:r>
              <w:rPr>
                <w:rFonts w:hint="eastAsia" w:ascii="微软雅黑" w:hAnsi="微软雅黑" w:eastAsia="微软雅黑" w:cs="Times New Roman"/>
                <w:color w:val="FF0000"/>
                <w:kern w:val="0"/>
                <w:sz w:val="21"/>
                <w:szCs w:val="21"/>
              </w:rPr>
              <w:t>FFFF</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批次号</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3</w:t>
            </w:r>
          </w:p>
        </w:tc>
        <w:tc>
          <w:tcPr>
            <w:tcW w:w="2801" w:type="dxa"/>
          </w:tcPr>
          <w:p>
            <w:pPr>
              <w:pStyle w:val="33"/>
              <w:snapToGrid w:val="0"/>
              <w:spacing w:line="240" w:lineRule="auto"/>
              <w:rPr>
                <w:rFonts w:ascii="微软雅黑" w:hAnsi="微软雅黑" w:eastAsia="微软雅黑" w:cs="Times New Roman"/>
                <w:sz w:val="21"/>
                <w:szCs w:val="21"/>
              </w:rPr>
            </w:pPr>
            <w:r>
              <w:rPr>
                <w:rFonts w:ascii="微软雅黑" w:hAnsi="微软雅黑" w:eastAsia="微软雅黑" w:cs="Times New Roman"/>
                <w:sz w:val="21"/>
                <w:szCs w:val="21"/>
              </w:rPr>
              <w:t>表示针对当前发码机构授权签名的批次。</w:t>
            </w:r>
          </w:p>
        </w:tc>
        <w:tc>
          <w:tcPr>
            <w:tcW w:w="657" w:type="dxa"/>
          </w:tcPr>
          <w:p>
            <w:r>
              <w:rPr>
                <w:rFonts w:ascii="微软雅黑" w:hAnsi="微软雅黑" w:eastAsia="微软雅黑" w:cs="Times New Roman"/>
                <w:sz w:val="21"/>
                <w:szCs w:val="21"/>
              </w:rPr>
              <w:t>b</w:t>
            </w:r>
          </w:p>
        </w:tc>
        <w:tc>
          <w:tcPr>
            <w:tcW w:w="1039" w:type="dxa"/>
          </w:tcPr>
          <w:p>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9</w:t>
            </w:r>
          </w:p>
        </w:tc>
        <w:tc>
          <w:tcPr>
            <w:tcW w:w="2092" w:type="dxa"/>
          </w:tcPr>
          <w:p>
            <w:pPr>
              <w:adjustRightInd w:val="0"/>
              <w:snapToGrid w:val="0"/>
              <w:rPr>
                <w:rFonts w:ascii="微软雅黑" w:hAnsi="微软雅黑" w:eastAsia="微软雅黑" w:cs="Times New Roman"/>
                <w:sz w:val="21"/>
                <w:szCs w:val="21"/>
              </w:rPr>
            </w:pPr>
            <w:r>
              <w:rPr>
                <w:rFonts w:hint="eastAsia" w:ascii="微软雅黑" w:hAnsi="微软雅黑" w:eastAsia="微软雅黑" w:cs="Times New Roman"/>
                <w:sz w:val="21"/>
                <w:szCs w:val="21"/>
              </w:rPr>
              <w:t>公钥格式</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801" w:type="dxa"/>
          </w:tcPr>
          <w:p>
            <w:pPr>
              <w:pStyle w:val="33"/>
              <w:snapToGrid w:val="0"/>
              <w:spacing w:line="240" w:lineRule="auto"/>
              <w:rPr>
                <w:rFonts w:ascii="微软雅黑" w:hAnsi="微软雅黑" w:eastAsia="微软雅黑" w:cs="Times New Roman"/>
                <w:sz w:val="21"/>
                <w:szCs w:val="21"/>
              </w:rPr>
            </w:pPr>
            <w:r>
              <w:rPr>
                <w:rFonts w:ascii="微软雅黑" w:hAnsi="微软雅黑" w:eastAsia="微软雅黑" w:cs="Times New Roman"/>
                <w:sz w:val="21"/>
                <w:szCs w:val="21"/>
              </w:rPr>
              <w:t>01</w:t>
            </w:r>
          </w:p>
        </w:tc>
        <w:tc>
          <w:tcPr>
            <w:tcW w:w="657" w:type="dxa"/>
          </w:tcPr>
          <w:p>
            <w:r>
              <w:rPr>
                <w:rFonts w:ascii="微软雅黑" w:hAnsi="微软雅黑" w:eastAsia="微软雅黑" w:cs="Times New Roman"/>
                <w:sz w:val="21"/>
                <w:szCs w:val="21"/>
              </w:rPr>
              <w:t>b</w:t>
            </w:r>
          </w:p>
        </w:tc>
        <w:tc>
          <w:tcPr>
            <w:tcW w:w="1039" w:type="dxa"/>
          </w:tcPr>
          <w:p>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10</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用户公钥</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64</w:t>
            </w:r>
          </w:p>
        </w:tc>
        <w:tc>
          <w:tcPr>
            <w:tcW w:w="2801" w:type="dxa"/>
          </w:tcPr>
          <w:p>
            <w:pPr>
              <w:adjustRightInd w:val="0"/>
              <w:snapToGrid w:val="0"/>
              <w:rPr>
                <w:rFonts w:ascii="微软雅黑" w:hAnsi="微软雅黑" w:eastAsia="微软雅黑" w:cs="Times New Roman"/>
                <w:kern w:val="0"/>
                <w:sz w:val="21"/>
                <w:szCs w:val="21"/>
              </w:rPr>
            </w:pPr>
            <w:r>
              <w:rPr>
                <w:rFonts w:ascii="微软雅黑" w:hAnsi="微软雅黑" w:eastAsia="微软雅黑" w:cs="Times New Roman"/>
                <w:sz w:val="21"/>
                <w:szCs w:val="21"/>
              </w:rPr>
              <w:t>用于用户签名验签的用户公钥数据。</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11</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发码机构授权过期时间</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发码机构授权过期时间</w:t>
            </w:r>
          </w:p>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以4字节无符号整形数字表示。计算从UTC-8时区的2017年1月1日0时0分0秒起流逝的秒数。例如：生成时间为当前时间，时间流逝秒数为1277621929，四位字节为0x4C 0x26 0xF6 0xA9。</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color w:val="000000"/>
                <w:sz w:val="21"/>
                <w:szCs w:val="21"/>
              </w:rPr>
              <w:t xml:space="preserv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12</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发码机构授权签名</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65</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使用发码机构私钥对第4~10项数据进行签名获得</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restart"/>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移动应用授权域</w:t>
            </w: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13</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二维码凭证号</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二维码平台内唯一</w:t>
            </w:r>
          </w:p>
        </w:tc>
        <w:tc>
          <w:tcPr>
            <w:tcW w:w="657" w:type="dxa"/>
          </w:tcPr>
          <w:p>
            <w:pPr>
              <w:adjustRightInd w:val="0"/>
              <w:snapToGrid w:val="0"/>
              <w:rPr>
                <w:rFonts w:ascii="微软雅黑" w:hAnsi="微软雅黑" w:eastAsia="微软雅黑" w:cs="Times New Roman"/>
                <w:color w:val="000000"/>
                <w:sz w:val="21"/>
                <w:szCs w:val="21"/>
              </w:rPr>
            </w:pPr>
          </w:p>
        </w:tc>
        <w:tc>
          <w:tcPr>
            <w:tcW w:w="1039" w:type="dxa"/>
          </w:tcPr>
          <w:p>
            <w:pPr>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vAlign w:val="center"/>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14</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二维码生成时间</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801" w:type="dxa"/>
          </w:tcPr>
          <w:p>
            <w:pPr>
              <w:adjustRightInd w:val="0"/>
              <w:snapToGrid w:val="0"/>
              <w:rPr>
                <w:rFonts w:ascii="微软雅黑" w:hAnsi="微软雅黑" w:eastAsia="微软雅黑" w:cs="Times New Roman"/>
                <w:kern w:val="0"/>
                <w:sz w:val="21"/>
                <w:szCs w:val="21"/>
              </w:rPr>
            </w:pPr>
            <w:r>
              <w:rPr>
                <w:rFonts w:ascii="微软雅黑" w:hAnsi="微软雅黑" w:eastAsia="微软雅黑" w:cs="Times New Roman"/>
                <w:kern w:val="0"/>
                <w:sz w:val="21"/>
                <w:szCs w:val="21"/>
              </w:rPr>
              <w:t>经校准的二维码生成时间戳</w:t>
            </w:r>
          </w:p>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以4字节无符号整形数字表示。计算从UTC-8时区的2017年1月1日0时0分0秒起流逝的秒数。例如：生成时间为当前时间，时间流逝秒数为1277621929，四位字节为0x4C 0x26 0xF6 0xA9。</w:t>
            </w:r>
          </w:p>
        </w:tc>
        <w:tc>
          <w:tcPr>
            <w:tcW w:w="657" w:type="dxa"/>
          </w:tcPr>
          <w:p>
            <w:pPr>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vAlign w:val="center"/>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15</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用户标识</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在移动应用内唯一标识用户</w:t>
            </w:r>
          </w:p>
        </w:tc>
        <w:tc>
          <w:tcPr>
            <w:tcW w:w="657" w:type="dxa"/>
          </w:tcPr>
          <w:p>
            <w:pPr>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行业自定义数据长度</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由发码平台及行业方定义</w:t>
            </w:r>
          </w:p>
        </w:tc>
        <w:tc>
          <w:tcPr>
            <w:tcW w:w="657" w:type="dxa"/>
          </w:tcPr>
          <w:p>
            <w:pPr>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17</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行业自定义数据</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2801"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kern w:val="0"/>
                <w:sz w:val="21"/>
                <w:szCs w:val="21"/>
              </w:rPr>
              <w:t>由发码平台及行业方定义</w:t>
            </w:r>
          </w:p>
        </w:tc>
        <w:tc>
          <w:tcPr>
            <w:tcW w:w="657" w:type="dxa"/>
          </w:tcPr>
          <w:p>
            <w:pPr>
              <w:adjustRightInd w:val="0"/>
              <w:snapToGrid w:val="0"/>
              <w:rPr>
                <w:rFonts w:ascii="微软雅黑" w:hAnsi="微软雅黑" w:eastAsia="微软雅黑" w:cs="Times New Roman"/>
                <w:color w:val="000000"/>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vMerge w:val="continue"/>
          </w:tcPr>
          <w:p>
            <w:pPr>
              <w:adjustRightInd w:val="0"/>
              <w:snapToGrid w:val="0"/>
              <w:rPr>
                <w:rFonts w:ascii="微软雅黑" w:hAnsi="微软雅黑" w:eastAsia="微软雅黑" w:cs="Times New Roman"/>
                <w:sz w:val="21"/>
                <w:szCs w:val="21"/>
              </w:rPr>
            </w:pPr>
          </w:p>
        </w:tc>
        <w:tc>
          <w:tcPr>
            <w:tcW w:w="698"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18</w:t>
            </w:r>
          </w:p>
        </w:tc>
        <w:tc>
          <w:tcPr>
            <w:tcW w:w="2092"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用户签名</w:t>
            </w:r>
          </w:p>
        </w:tc>
        <w:tc>
          <w:tcPr>
            <w:tcW w:w="770"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65</w:t>
            </w:r>
          </w:p>
        </w:tc>
        <w:tc>
          <w:tcPr>
            <w:tcW w:w="2801" w:type="dxa"/>
          </w:tcPr>
          <w:p>
            <w:pPr>
              <w:adjustRightInd w:val="0"/>
              <w:snapToGrid w:val="0"/>
              <w:rPr>
                <w:rFonts w:ascii="微软雅黑" w:hAnsi="微软雅黑" w:eastAsia="微软雅黑" w:cs="Times New Roman"/>
                <w:kern w:val="0"/>
                <w:sz w:val="21"/>
                <w:szCs w:val="21"/>
              </w:rPr>
            </w:pPr>
            <w:r>
              <w:rPr>
                <w:rFonts w:ascii="微软雅黑" w:hAnsi="微软雅黑" w:eastAsia="微软雅黑" w:cs="Times New Roman"/>
                <w:kern w:val="0"/>
                <w:sz w:val="21"/>
                <w:szCs w:val="21"/>
              </w:rPr>
              <w:t>用户私钥对12~16项数据进行签名</w:t>
            </w:r>
          </w:p>
        </w:tc>
        <w:tc>
          <w:tcPr>
            <w:tcW w:w="657"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w:t>
            </w:r>
          </w:p>
        </w:tc>
        <w:tc>
          <w:tcPr>
            <w:tcW w:w="1039" w:type="dxa"/>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M</w:t>
            </w:r>
          </w:p>
        </w:tc>
      </w:tr>
    </w:tbl>
    <w:p>
      <w:pPr>
        <w:adjustRightInd w:val="0"/>
        <w:snapToGrid w:val="0"/>
        <w:rPr>
          <w:rFonts w:ascii="微软雅黑" w:hAnsi="微软雅黑" w:eastAsia="微软雅黑" w:cs="Times New Roman"/>
        </w:rPr>
      </w:pPr>
      <w:r>
        <w:rPr>
          <w:rFonts w:ascii="微软雅黑" w:hAnsi="微软雅黑" w:eastAsia="微软雅黑" w:cs="Times New Roman"/>
        </w:rPr>
        <w:t>行业自定义数据定义：</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1"/>
        <w:gridCol w:w="719"/>
        <w:gridCol w:w="1942"/>
        <w:gridCol w:w="1018"/>
        <w:gridCol w:w="2546"/>
        <w:gridCol w:w="70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域名</w:t>
            </w:r>
          </w:p>
        </w:tc>
        <w:tc>
          <w:tcPr>
            <w:tcW w:w="719"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序号</w:t>
            </w:r>
          </w:p>
        </w:tc>
        <w:tc>
          <w:tcPr>
            <w:tcW w:w="1942"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数据元</w:t>
            </w:r>
          </w:p>
        </w:tc>
        <w:tc>
          <w:tcPr>
            <w:tcW w:w="1018"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字节长度</w:t>
            </w:r>
          </w:p>
        </w:tc>
        <w:tc>
          <w:tcPr>
            <w:tcW w:w="2546"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描述</w:t>
            </w:r>
          </w:p>
        </w:tc>
        <w:tc>
          <w:tcPr>
            <w:tcW w:w="709"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格式</w:t>
            </w:r>
          </w:p>
        </w:tc>
        <w:tc>
          <w:tcPr>
            <w:tcW w:w="1134" w:type="dxa"/>
            <w:shd w:val="clear" w:color="auto" w:fill="C4BC96"/>
          </w:tcPr>
          <w:p>
            <w:pPr>
              <w:adjustRightInd w:val="0"/>
              <w:snapToGrid w:val="0"/>
              <w:rPr>
                <w:rFonts w:ascii="微软雅黑" w:hAnsi="微软雅黑" w:eastAsia="微软雅黑" w:cs="Times New Roman"/>
                <w:b/>
                <w:kern w:val="0"/>
                <w:sz w:val="18"/>
                <w:szCs w:val="18"/>
              </w:rPr>
            </w:pPr>
            <w:r>
              <w:rPr>
                <w:rFonts w:ascii="微软雅黑" w:hAnsi="微软雅黑" w:eastAsia="微软雅黑" w:cs="Times New Roman"/>
                <w:b/>
                <w:kern w:val="0"/>
                <w:sz w:val="18"/>
                <w:szCs w:val="18"/>
              </w:rPr>
              <w:t>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restart"/>
            <w:vAlign w:val="center"/>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业务信息数据</w:t>
            </w:r>
          </w:p>
        </w:tc>
        <w:tc>
          <w:tcPr>
            <w:tcW w:w="71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1</w:t>
            </w:r>
          </w:p>
        </w:tc>
        <w:tc>
          <w:tcPr>
            <w:tcW w:w="1942"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凭证类型</w:t>
            </w:r>
          </w:p>
        </w:tc>
        <w:tc>
          <w:tcPr>
            <w:tcW w:w="1018"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1</w:t>
            </w:r>
          </w:p>
        </w:tc>
        <w:tc>
          <w:tcPr>
            <w:tcW w:w="2546" w:type="dxa"/>
          </w:tcPr>
          <w:p>
            <w:pPr>
              <w:adjustRightInd w:val="0"/>
              <w:snapToGrid w:val="0"/>
              <w:rPr>
                <w:rFonts w:ascii="微软雅黑" w:hAnsi="微软雅黑" w:eastAsia="微软雅黑" w:cs="Times New Roman"/>
                <w:color w:val="FF0000"/>
                <w:sz w:val="18"/>
                <w:szCs w:val="18"/>
              </w:rPr>
            </w:pPr>
            <w:r>
              <w:rPr>
                <w:rFonts w:ascii="微软雅黑" w:hAnsi="微软雅黑" w:eastAsia="微软雅黑" w:cs="Times New Roman"/>
                <w:color w:val="FF0000"/>
                <w:sz w:val="18"/>
                <w:szCs w:val="18"/>
              </w:rPr>
              <w:t>00：普通用户乘车凭证</w:t>
            </w:r>
          </w:p>
          <w:p>
            <w:pPr>
              <w:adjustRightInd w:val="0"/>
              <w:snapToGrid w:val="0"/>
              <w:rPr>
                <w:rFonts w:ascii="微软雅黑" w:hAnsi="微软雅黑" w:eastAsia="微软雅黑" w:cs="Times New Roman"/>
                <w:sz w:val="18"/>
                <w:szCs w:val="18"/>
              </w:rPr>
            </w:pPr>
            <w:r>
              <w:rPr>
                <w:rFonts w:ascii="微软雅黑" w:hAnsi="微软雅黑" w:eastAsia="微软雅黑" w:cs="Times New Roman"/>
                <w:color w:val="FF0000"/>
                <w:sz w:val="18"/>
                <w:szCs w:val="18"/>
              </w:rPr>
              <w:t>0</w:t>
            </w:r>
            <w:r>
              <w:rPr>
                <w:rFonts w:hint="eastAsia" w:ascii="微软雅黑" w:hAnsi="微软雅黑" w:eastAsia="微软雅黑" w:cs="Times New Roman"/>
                <w:color w:val="FF0000"/>
                <w:sz w:val="18"/>
                <w:szCs w:val="18"/>
              </w:rPr>
              <w:t>1</w:t>
            </w:r>
            <w:r>
              <w:rPr>
                <w:rFonts w:ascii="微软雅黑" w:hAnsi="微软雅黑" w:eastAsia="微软雅黑" w:cs="Times New Roman"/>
                <w:color w:val="FF0000"/>
                <w:sz w:val="18"/>
                <w:szCs w:val="18"/>
              </w:rPr>
              <w:t>-0Z：预留</w:t>
            </w:r>
          </w:p>
        </w:tc>
        <w:tc>
          <w:tcPr>
            <w:tcW w:w="70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an</w:t>
            </w:r>
          </w:p>
        </w:tc>
        <w:tc>
          <w:tcPr>
            <w:tcW w:w="1134"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18"/>
                <w:szCs w:val="18"/>
              </w:rPr>
            </w:pPr>
          </w:p>
        </w:tc>
        <w:tc>
          <w:tcPr>
            <w:tcW w:w="71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2</w:t>
            </w:r>
          </w:p>
        </w:tc>
        <w:tc>
          <w:tcPr>
            <w:tcW w:w="1942"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进出站使用限制</w:t>
            </w:r>
          </w:p>
        </w:tc>
        <w:tc>
          <w:tcPr>
            <w:tcW w:w="1018"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1</w:t>
            </w:r>
          </w:p>
        </w:tc>
        <w:tc>
          <w:tcPr>
            <w:tcW w:w="2546" w:type="dxa"/>
          </w:tcPr>
          <w:p>
            <w:pPr>
              <w:autoSpaceDE w:val="0"/>
              <w:autoSpaceDN w:val="0"/>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预留，采用全0</w:t>
            </w:r>
          </w:p>
        </w:tc>
        <w:tc>
          <w:tcPr>
            <w:tcW w:w="70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An</w:t>
            </w:r>
          </w:p>
        </w:tc>
        <w:tc>
          <w:tcPr>
            <w:tcW w:w="1134"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18"/>
                <w:szCs w:val="18"/>
              </w:rPr>
            </w:pPr>
          </w:p>
        </w:tc>
        <w:tc>
          <w:tcPr>
            <w:tcW w:w="71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3</w:t>
            </w:r>
          </w:p>
        </w:tc>
        <w:tc>
          <w:tcPr>
            <w:tcW w:w="1942"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站点限制</w:t>
            </w:r>
          </w:p>
        </w:tc>
        <w:tc>
          <w:tcPr>
            <w:tcW w:w="1018"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8</w:t>
            </w:r>
          </w:p>
        </w:tc>
        <w:tc>
          <w:tcPr>
            <w:tcW w:w="2546"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预留，采用全0</w:t>
            </w:r>
          </w:p>
        </w:tc>
        <w:tc>
          <w:tcPr>
            <w:tcW w:w="70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An</w:t>
            </w:r>
          </w:p>
        </w:tc>
        <w:tc>
          <w:tcPr>
            <w:tcW w:w="1134"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18"/>
                <w:szCs w:val="18"/>
              </w:rPr>
            </w:pPr>
          </w:p>
        </w:tc>
        <w:tc>
          <w:tcPr>
            <w:tcW w:w="71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4</w:t>
            </w:r>
          </w:p>
        </w:tc>
        <w:tc>
          <w:tcPr>
            <w:tcW w:w="1942"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kern w:val="0"/>
                <w:sz w:val="18"/>
                <w:szCs w:val="18"/>
              </w:rPr>
              <w:t>行程单号</w:t>
            </w:r>
          </w:p>
        </w:tc>
        <w:tc>
          <w:tcPr>
            <w:tcW w:w="1018"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8</w:t>
            </w:r>
          </w:p>
        </w:tc>
        <w:tc>
          <w:tcPr>
            <w:tcW w:w="2546"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预留，采用全0</w:t>
            </w:r>
          </w:p>
        </w:tc>
        <w:tc>
          <w:tcPr>
            <w:tcW w:w="70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color w:val="000000"/>
                <w:sz w:val="18"/>
                <w:szCs w:val="18"/>
              </w:rPr>
              <w:t>b</w:t>
            </w:r>
          </w:p>
        </w:tc>
        <w:tc>
          <w:tcPr>
            <w:tcW w:w="1134"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18"/>
                <w:szCs w:val="18"/>
              </w:rPr>
            </w:pPr>
          </w:p>
        </w:tc>
        <w:tc>
          <w:tcPr>
            <w:tcW w:w="71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5</w:t>
            </w:r>
          </w:p>
        </w:tc>
        <w:tc>
          <w:tcPr>
            <w:tcW w:w="1942"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本行程关联的进站或上车站点编码</w:t>
            </w:r>
          </w:p>
        </w:tc>
        <w:tc>
          <w:tcPr>
            <w:tcW w:w="1018" w:type="dxa"/>
          </w:tcPr>
          <w:p>
            <w:pPr>
              <w:adjustRightInd w:val="0"/>
              <w:snapToGrid w:val="0"/>
              <w:rPr>
                <w:rFonts w:ascii="微软雅黑" w:hAnsi="微软雅黑" w:eastAsia="微软雅黑" w:cs="Times New Roman"/>
                <w:color w:val="FF0000"/>
                <w:sz w:val="18"/>
                <w:szCs w:val="18"/>
              </w:rPr>
            </w:pPr>
            <w:r>
              <w:rPr>
                <w:rFonts w:ascii="微软雅黑" w:hAnsi="微软雅黑" w:eastAsia="微软雅黑" w:cs="Times New Roman"/>
                <w:color w:val="FF0000"/>
                <w:sz w:val="18"/>
                <w:szCs w:val="18"/>
              </w:rPr>
              <w:t>2</w:t>
            </w:r>
          </w:p>
        </w:tc>
        <w:tc>
          <w:tcPr>
            <w:tcW w:w="2546"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预留，采用全0</w:t>
            </w:r>
          </w:p>
        </w:tc>
        <w:tc>
          <w:tcPr>
            <w:tcW w:w="70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An</w:t>
            </w:r>
          </w:p>
        </w:tc>
        <w:tc>
          <w:tcPr>
            <w:tcW w:w="1134"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1" w:type="dxa"/>
            <w:vMerge w:val="continue"/>
            <w:vAlign w:val="center"/>
          </w:tcPr>
          <w:p>
            <w:pPr>
              <w:adjustRightInd w:val="0"/>
              <w:snapToGrid w:val="0"/>
              <w:rPr>
                <w:rFonts w:ascii="微软雅黑" w:hAnsi="微软雅黑" w:eastAsia="微软雅黑" w:cs="Times New Roman"/>
                <w:sz w:val="18"/>
                <w:szCs w:val="18"/>
              </w:rPr>
            </w:pPr>
          </w:p>
        </w:tc>
        <w:tc>
          <w:tcPr>
            <w:tcW w:w="71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6</w:t>
            </w:r>
          </w:p>
        </w:tc>
        <w:tc>
          <w:tcPr>
            <w:tcW w:w="1942"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本行程扫码进站或上车时间</w:t>
            </w:r>
          </w:p>
        </w:tc>
        <w:tc>
          <w:tcPr>
            <w:tcW w:w="1018" w:type="dxa"/>
          </w:tcPr>
          <w:p>
            <w:pPr>
              <w:adjustRightInd w:val="0"/>
              <w:snapToGrid w:val="0"/>
              <w:rPr>
                <w:rFonts w:ascii="微软雅黑" w:hAnsi="微软雅黑" w:eastAsia="微软雅黑" w:cs="Times New Roman"/>
                <w:color w:val="FF0000"/>
                <w:sz w:val="18"/>
                <w:szCs w:val="18"/>
              </w:rPr>
            </w:pPr>
            <w:r>
              <w:rPr>
                <w:rFonts w:ascii="微软雅黑" w:hAnsi="微软雅黑" w:eastAsia="微软雅黑" w:cs="Times New Roman"/>
                <w:color w:val="FF0000"/>
                <w:sz w:val="18"/>
                <w:szCs w:val="18"/>
              </w:rPr>
              <w:t>4</w:t>
            </w:r>
          </w:p>
        </w:tc>
        <w:tc>
          <w:tcPr>
            <w:tcW w:w="2546"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预留，采用全0，</w:t>
            </w:r>
            <w:r>
              <w:rPr>
                <w:rFonts w:ascii="微软雅黑" w:hAnsi="微软雅黑" w:eastAsia="微软雅黑" w:cs="Times New Roman"/>
                <w:kern w:val="0"/>
                <w:sz w:val="18"/>
                <w:szCs w:val="18"/>
              </w:rPr>
              <w:t>格式以4字节无符号整形数字表示。计算从UTC-8时区的2017年1月1日0时0分0秒起流逝的秒数。例如：生成时间为当前时间，时间流逝秒数为1277621929，四位字节为0x4C 0x26 0xF6 0xA9。</w:t>
            </w:r>
          </w:p>
        </w:tc>
        <w:tc>
          <w:tcPr>
            <w:tcW w:w="709"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an</w:t>
            </w:r>
          </w:p>
        </w:tc>
        <w:tc>
          <w:tcPr>
            <w:tcW w:w="1134" w:type="dxa"/>
          </w:tcPr>
          <w:p>
            <w:pPr>
              <w:adjustRightInd w:val="0"/>
              <w:snapToGrid w:val="0"/>
              <w:rPr>
                <w:rFonts w:ascii="微软雅黑" w:hAnsi="微软雅黑" w:eastAsia="微软雅黑" w:cs="Times New Roman"/>
                <w:sz w:val="18"/>
                <w:szCs w:val="18"/>
              </w:rPr>
            </w:pPr>
            <w:r>
              <w:rPr>
                <w:rFonts w:ascii="微软雅黑" w:hAnsi="微软雅黑" w:eastAsia="微软雅黑" w:cs="Times New Roman"/>
                <w:sz w:val="18"/>
                <w:szCs w:val="18"/>
              </w:rPr>
              <w:t>C</w:t>
            </w:r>
          </w:p>
        </w:tc>
      </w:tr>
    </w:tbl>
    <w:p>
      <w:pPr>
        <w:pStyle w:val="5"/>
        <w:adjustRightInd w:val="0"/>
        <w:snapToGrid w:val="0"/>
        <w:ind w:left="1276" w:hanging="1276"/>
        <w:rPr>
          <w:rFonts w:ascii="微软雅黑" w:hAnsi="微软雅黑" w:eastAsia="微软雅黑" w:cs="Times New Roman"/>
        </w:rPr>
      </w:pPr>
      <w:bookmarkStart w:id="3" w:name="_Ref504554981"/>
      <w:r>
        <w:rPr>
          <w:rFonts w:ascii="微软雅黑" w:hAnsi="微软雅黑" w:eastAsia="微软雅黑" w:cs="Times New Roman"/>
        </w:rPr>
        <w:t>验码</w:t>
      </w:r>
      <w:bookmarkEnd w:id="3"/>
    </w:p>
    <w:p>
      <w:pPr>
        <w:pStyle w:val="6"/>
        <w:adjustRightInd w:val="0"/>
        <w:snapToGrid w:val="0"/>
        <w:rPr>
          <w:rFonts w:ascii="微软雅黑" w:hAnsi="微软雅黑" w:eastAsia="微软雅黑" w:cs="Times New Roman"/>
          <w:sz w:val="24"/>
          <w:szCs w:val="24"/>
        </w:rPr>
      </w:pPr>
      <w:r>
        <w:rPr>
          <w:rFonts w:ascii="微软雅黑" w:hAnsi="微软雅黑" w:eastAsia="微软雅黑" w:cs="Times New Roman"/>
          <w:sz w:val="24"/>
          <w:szCs w:val="24"/>
        </w:rPr>
        <w:t>联机二维码验码</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联机二维码采用对称密钥(3DES)对数据进行签名，二维码合法性校验流程如下：</w:t>
      </w:r>
    </w:p>
    <w:p>
      <w:pPr>
        <w:adjustRightInd w:val="0"/>
        <w:snapToGrid w:val="0"/>
        <w:ind w:left="420"/>
        <w:jc w:val="center"/>
        <w:rPr>
          <w:rFonts w:ascii="微软雅黑" w:hAnsi="微软雅黑" w:eastAsia="微软雅黑" w:cs="Times New Roman"/>
        </w:rPr>
      </w:pPr>
      <w:ins w:id="0" w:author="陈宇" w:date="2018-01-23T00:09:00Z">
        <w:r>
          <w:rPr>
            <w:rFonts w:ascii="微软雅黑" w:hAnsi="微软雅黑" w:eastAsia="微软雅黑" w:cs="Times New Roman"/>
            <w:szCs w:val="21"/>
            <w:rPrChange w:id="3" w:author="Unknown" w:date="">
              <w:rPr/>
            </w:rPrChange>
          </w:rPr>
          <w:drawing>
            <wp:inline distT="0" distB="0" distL="0" distR="0">
              <wp:extent cx="4176395" cy="4533900"/>
              <wp:effectExtent l="0" t="0" r="0" b="0"/>
              <wp:docPr id="13" name="图片 13" descr="C:\Users\cy\Desktop\乘车码校验流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esktop\乘车码校验流程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76974" cy="4534441"/>
                      </a:xfrm>
                      <a:prstGeom prst="rect">
                        <a:avLst/>
                      </a:prstGeom>
                      <a:noFill/>
                      <a:ln>
                        <a:noFill/>
                      </a:ln>
                    </pic:spPr>
                  </pic:pic>
                </a:graphicData>
              </a:graphic>
            </wp:inline>
          </w:drawing>
        </w:r>
      </w:ins>
    </w:p>
    <w:p>
      <w:pPr>
        <w:adjustRightInd w:val="0"/>
        <w:snapToGrid w:val="0"/>
        <w:ind w:firstLine="420"/>
        <w:rPr>
          <w:rFonts w:ascii="微软雅黑" w:hAnsi="微软雅黑" w:eastAsia="微软雅黑" w:cs="Times New Roman"/>
        </w:rPr>
      </w:pPr>
      <w:r>
        <w:rPr>
          <w:rFonts w:ascii="微软雅黑" w:hAnsi="微软雅黑" w:eastAsia="微软雅黑" w:cs="Times New Roman"/>
        </w:rPr>
        <w:t>闸机终端验证对称密钥格式乘车码合法性的流程说明如下：</w:t>
      </w:r>
    </w:p>
    <w:p>
      <w:pPr>
        <w:widowControl/>
        <w:numPr>
          <w:ilvl w:val="0"/>
          <w:numId w:val="7"/>
        </w:numPr>
        <w:adjustRightInd w:val="0"/>
        <w:snapToGrid w:val="0"/>
        <w:jc w:val="left"/>
        <w:rPr>
          <w:rFonts w:ascii="微软雅黑" w:hAnsi="微软雅黑" w:eastAsia="微软雅黑" w:cs="Times New Roman"/>
        </w:rPr>
      </w:pPr>
      <w:r>
        <w:rPr>
          <w:rFonts w:ascii="微软雅黑" w:hAnsi="微软雅黑" w:eastAsia="微软雅黑" w:cs="Times New Roman"/>
        </w:rPr>
        <w:t>乘客持移动应用通过闸机终端扫描乘车二维码，闸机终端获取并根据乘车码数据格式解析二维码信息，获取行业使用范围、移动应用标识、二维码生成时间、二维码有效时间、行业自定义数据、授权机构签名、移动应用签名等数据；</w:t>
      </w:r>
    </w:p>
    <w:p>
      <w:pPr>
        <w:widowControl/>
        <w:numPr>
          <w:ilvl w:val="0"/>
          <w:numId w:val="7"/>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rPr>
        <w:t>闸机终端获取当前终端所属的业务标识（如公交、地铁等），根据乘车码上的行业使用范围的数据格式，校验当前二维码的行业使用范围是否包含当前终端所属业务，若包含则表示当前终端业务在许可范围内，继续进入下一步；</w:t>
      </w:r>
    </w:p>
    <w:p>
      <w:pPr>
        <w:widowControl/>
        <w:numPr>
          <w:ilvl w:val="0"/>
          <w:numId w:val="7"/>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rPr>
        <w:t>闸机终端获取已下载到当前终端上的经过授权的移动应用，只有经过授权的移动应用生成二维码才允许扫码。闸机终端校验乘车码上的移动应用标识是否经过授权，若已授权则进入一步；（注：该步骤根据业务需要，为可选步骤）</w:t>
      </w:r>
    </w:p>
    <w:p>
      <w:pPr>
        <w:widowControl/>
        <w:numPr>
          <w:ilvl w:val="0"/>
          <w:numId w:val="7"/>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rPr>
        <w:t>闸机终端根据乘车二维码生成时间和乘车二维码有效时间判断当前二维码是否有效，只有当闸机终端当前时间晚于二维码生成时间且早于二维码生成时间+乘车二维码有效时间时为有效，验证有效则继续下一步；</w:t>
      </w:r>
    </w:p>
    <w:p>
      <w:pPr>
        <w:widowControl/>
        <w:numPr>
          <w:ilvl w:val="0"/>
          <w:numId w:val="7"/>
        </w:numPr>
        <w:adjustRightInd w:val="0"/>
        <w:snapToGrid w:val="0"/>
        <w:jc w:val="left"/>
        <w:rPr>
          <w:rFonts w:ascii="微软雅黑" w:hAnsi="微软雅黑" w:eastAsia="微软雅黑" w:cs="Times New Roman"/>
        </w:rPr>
      </w:pPr>
      <w:r>
        <w:rPr>
          <w:rFonts w:ascii="微软雅黑" w:hAnsi="微软雅黑" w:eastAsia="微软雅黑" w:cs="Times New Roman"/>
        </w:rPr>
        <w:t>闸机终端获取乘车码上的授权机构签名密钥索引KID1、授权机构签名，并通过调用闸机终端上PSAM卡的APDU指令完成对授权机构签名的验证，具体PSAM卡的签名验签操作步骤详见《</w:t>
      </w:r>
      <w:r>
        <w:rPr>
          <w:rFonts w:hint="eastAsia" w:ascii="微软雅黑" w:hAnsi="微软雅黑" w:eastAsia="微软雅黑" w:cs="Times New Roman"/>
        </w:rPr>
        <w:t>0</w:t>
      </w:r>
      <w:r>
        <w:rPr>
          <w:rFonts w:ascii="微软雅黑" w:hAnsi="微软雅黑" w:eastAsia="微软雅黑" w:cs="Times New Roman"/>
        </w:rPr>
        <w:t>4二维码应用PSAM卡应用规范》；</w:t>
      </w:r>
    </w:p>
    <w:p>
      <w:pPr>
        <w:widowControl/>
        <w:numPr>
          <w:ilvl w:val="0"/>
          <w:numId w:val="7"/>
        </w:numPr>
        <w:adjustRightInd w:val="0"/>
        <w:snapToGrid w:val="0"/>
        <w:jc w:val="left"/>
        <w:rPr>
          <w:rFonts w:ascii="微软雅黑" w:hAnsi="微软雅黑" w:eastAsia="微软雅黑" w:cs="Times New Roman"/>
        </w:rPr>
      </w:pPr>
      <w:r>
        <w:rPr>
          <w:rFonts w:ascii="微软雅黑" w:hAnsi="微软雅黑" w:eastAsia="微软雅黑" w:cs="Times New Roman"/>
        </w:rPr>
        <w:t>闸机终端获取乘车码上的移动应用签名密钥索引KID2、移动应用签名，并通过调用闸机终端上PSAM卡的APDU指令完成对移动应用签名的验证，具体PSAM卡的签名验签操作步骤详见《</w:t>
      </w:r>
      <w:r>
        <w:rPr>
          <w:rFonts w:hint="eastAsia" w:ascii="微软雅黑" w:hAnsi="微软雅黑" w:eastAsia="微软雅黑" w:cs="Times New Roman"/>
        </w:rPr>
        <w:t>0</w:t>
      </w:r>
      <w:r>
        <w:rPr>
          <w:rFonts w:ascii="微软雅黑" w:hAnsi="微软雅黑" w:eastAsia="微软雅黑" w:cs="Times New Roman"/>
        </w:rPr>
        <w:t>4二维码应用PSAM卡应用规范》；</w:t>
      </w:r>
    </w:p>
    <w:p>
      <w:pPr>
        <w:adjustRightInd w:val="0"/>
        <w:snapToGrid w:val="0"/>
        <w:ind w:firstLine="424" w:firstLineChars="177"/>
        <w:rPr>
          <w:rFonts w:ascii="微软雅黑" w:hAnsi="微软雅黑" w:eastAsia="微软雅黑" w:cs="Times New Roman"/>
        </w:rPr>
      </w:pPr>
      <w:r>
        <w:rPr>
          <w:rFonts w:ascii="微软雅黑" w:hAnsi="微软雅黑" w:eastAsia="微软雅黑" w:cs="Times New Roman"/>
        </w:rPr>
        <w:t>以上所有步骤验证通过，则二维码校验有效，否则二维码无效。</w:t>
      </w:r>
    </w:p>
    <w:p>
      <w:pPr>
        <w:adjustRightInd w:val="0"/>
        <w:snapToGrid w:val="0"/>
        <w:ind w:firstLine="480" w:firstLineChars="200"/>
        <w:rPr>
          <w:rFonts w:ascii="微软雅黑" w:hAnsi="微软雅黑" w:eastAsia="微软雅黑" w:cs="Times New Roman"/>
        </w:rPr>
      </w:pPr>
      <w:r>
        <w:rPr>
          <w:rFonts w:ascii="微软雅黑" w:hAnsi="微软雅黑" w:eastAsia="微软雅黑" w:cs="Times New Roman"/>
        </w:rPr>
        <w:t>二维码有效性验证通过后，</w:t>
      </w:r>
      <w:commentRangeStart w:id="4"/>
      <w:r>
        <w:rPr>
          <w:rFonts w:ascii="微软雅黑" w:hAnsi="微软雅黑" w:eastAsia="微软雅黑" w:cs="Times New Roman"/>
        </w:rPr>
        <w:t>终端还需向</w:t>
      </w:r>
      <w:r>
        <w:rPr>
          <w:rFonts w:hint="eastAsia" w:ascii="微软雅黑" w:hAnsi="微软雅黑" w:eastAsia="微软雅黑" w:cs="Times New Roman"/>
        </w:rPr>
        <w:t>多元化支付平台</w:t>
      </w:r>
      <w:r>
        <w:rPr>
          <w:rFonts w:ascii="微软雅黑" w:hAnsi="微软雅黑" w:eastAsia="微软雅黑" w:cs="Times New Roman"/>
        </w:rPr>
        <w:t>服务器发起请求</w:t>
      </w:r>
      <w:commentRangeEnd w:id="4"/>
      <w:r>
        <w:rPr>
          <w:rStyle w:val="18"/>
        </w:rPr>
        <w:commentReference w:id="4"/>
      </w:r>
      <w:r>
        <w:rPr>
          <w:rFonts w:ascii="微软雅黑" w:hAnsi="微软雅黑" w:eastAsia="微软雅黑" w:cs="Times New Roman"/>
        </w:rPr>
        <w:t>，进行业务合法性验证。</w:t>
      </w:r>
    </w:p>
    <w:p>
      <w:pPr>
        <w:pStyle w:val="6"/>
        <w:adjustRightInd w:val="0"/>
        <w:snapToGrid w:val="0"/>
        <w:rPr>
          <w:rFonts w:ascii="微软雅黑" w:hAnsi="微软雅黑" w:eastAsia="微软雅黑" w:cs="Times New Roman"/>
        </w:rPr>
      </w:pPr>
      <w:r>
        <w:rPr>
          <w:rFonts w:ascii="微软雅黑" w:hAnsi="微软雅黑" w:eastAsia="微软雅黑" w:cs="Times New Roman"/>
        </w:rPr>
        <w:t>脱机二维码验码</w:t>
      </w:r>
    </w:p>
    <w:p>
      <w:pPr>
        <w:adjustRightInd w:val="0"/>
        <w:snapToGrid w:val="0"/>
        <w:ind w:firstLine="420"/>
        <w:rPr>
          <w:rFonts w:ascii="微软雅黑" w:hAnsi="微软雅黑" w:eastAsia="微软雅黑" w:cs="Times New Roman"/>
        </w:rPr>
      </w:pPr>
      <w:r>
        <w:rPr>
          <w:rFonts w:hint="eastAsia" w:ascii="微软雅黑" w:hAnsi="微软雅黑" w:eastAsia="微软雅黑" w:cs="Times New Roman"/>
        </w:rPr>
        <w:t xml:space="preserve">使用SM2算法的签名数据内容见下表： </w:t>
      </w:r>
    </w:p>
    <w:tbl>
      <w:tblPr>
        <w:tblStyle w:val="20"/>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850"/>
        <w:gridCol w:w="3544"/>
        <w:gridCol w:w="851"/>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字段名</w:t>
            </w:r>
          </w:p>
        </w:tc>
        <w:tc>
          <w:tcPr>
            <w:tcW w:w="850"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长度</w:t>
            </w:r>
          </w:p>
        </w:tc>
        <w:tc>
          <w:tcPr>
            <w:tcW w:w="3544"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描述</w:t>
            </w:r>
          </w:p>
        </w:tc>
        <w:tc>
          <w:tcPr>
            <w:tcW w:w="851"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格式</w:t>
            </w:r>
          </w:p>
        </w:tc>
        <w:tc>
          <w:tcPr>
            <w:tcW w:w="1283"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签名的数据格式</w:t>
            </w:r>
          </w:p>
        </w:tc>
        <w:tc>
          <w:tcPr>
            <w:tcW w:w="850"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1</w:t>
            </w:r>
          </w:p>
        </w:tc>
        <w:tc>
          <w:tcPr>
            <w:tcW w:w="3544"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十六进制，值为</w:t>
            </w:r>
            <w:r>
              <w:rPr>
                <w:rFonts w:ascii="微软雅黑" w:hAnsi="微软雅黑" w:eastAsia="微软雅黑" w:cs="Times New Roman"/>
              </w:rPr>
              <w:t>’</w:t>
            </w:r>
            <w:r>
              <w:rPr>
                <w:rFonts w:hint="eastAsia" w:ascii="微软雅黑" w:hAnsi="微软雅黑" w:eastAsia="微软雅黑" w:cs="Times New Roman"/>
              </w:rPr>
              <w:t>15</w:t>
            </w:r>
            <w:r>
              <w:rPr>
                <w:rFonts w:ascii="微软雅黑" w:hAnsi="微软雅黑" w:eastAsia="微软雅黑" w:cs="Times New Roman"/>
              </w:rPr>
              <w:t>’</w:t>
            </w:r>
          </w:p>
        </w:tc>
        <w:tc>
          <w:tcPr>
            <w:tcW w:w="851"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b</w:t>
            </w:r>
          </w:p>
        </w:tc>
        <w:tc>
          <w:tcPr>
            <w:tcW w:w="1283"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93"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数字签名</w:t>
            </w:r>
          </w:p>
        </w:tc>
        <w:tc>
          <w:tcPr>
            <w:tcW w:w="850"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64</w:t>
            </w:r>
          </w:p>
        </w:tc>
        <w:tc>
          <w:tcPr>
            <w:tcW w:w="3544"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二维码中数据计算的SM2签名r||s</w:t>
            </w:r>
          </w:p>
        </w:tc>
        <w:tc>
          <w:tcPr>
            <w:tcW w:w="851"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b</w:t>
            </w:r>
          </w:p>
        </w:tc>
        <w:tc>
          <w:tcPr>
            <w:tcW w:w="1283" w:type="dxa"/>
          </w:tcPr>
          <w:p>
            <w:pPr>
              <w:adjustRightInd w:val="0"/>
              <w:snapToGrid w:val="0"/>
              <w:rPr>
                <w:rFonts w:ascii="微软雅黑" w:hAnsi="微软雅黑" w:eastAsia="微软雅黑" w:cs="Times New Roman"/>
              </w:rPr>
            </w:pPr>
            <w:r>
              <w:rPr>
                <w:rFonts w:hint="eastAsia" w:ascii="微软雅黑" w:hAnsi="微软雅黑" w:eastAsia="微软雅黑" w:cs="Times New Roman"/>
              </w:rPr>
              <w:t>M</w:t>
            </w:r>
          </w:p>
        </w:tc>
      </w:tr>
    </w:tbl>
    <w:p>
      <w:pPr>
        <w:adjustRightInd w:val="0"/>
        <w:snapToGrid w:val="0"/>
        <w:rPr>
          <w:rFonts w:ascii="微软雅黑" w:hAnsi="微软雅黑" w:eastAsia="微软雅黑" w:cs="Times New Roman"/>
        </w:rPr>
      </w:pPr>
    </w:p>
    <w:p>
      <w:pPr>
        <w:adjustRightInd w:val="0"/>
        <w:snapToGrid w:val="0"/>
        <w:ind w:firstLine="420"/>
        <w:rPr>
          <w:rFonts w:ascii="微软雅黑" w:hAnsi="微软雅黑" w:eastAsia="微软雅黑" w:cs="Times New Roman"/>
        </w:rPr>
      </w:pPr>
      <w:r>
        <w:rPr>
          <w:rFonts w:ascii="微软雅黑" w:hAnsi="微软雅黑" w:eastAsia="微软雅黑" w:cs="Times New Roman"/>
        </w:rPr>
        <w:t>脱机二维码采用基于非对称密钥(SM2)签名对数据进行签名，乘车码的合法性校验、业务校验流程说明如下：</w:t>
      </w:r>
    </w:p>
    <w:p>
      <w:pPr>
        <w:adjustRightInd w:val="0"/>
        <w:snapToGrid w:val="0"/>
        <w:ind w:firstLine="420"/>
        <w:jc w:val="center"/>
        <w:rPr>
          <w:rFonts w:ascii="微软雅黑" w:hAnsi="微软雅黑" w:eastAsia="微软雅黑" w:cs="Times New Roman"/>
        </w:rPr>
      </w:pPr>
      <w:r>
        <w:rPr>
          <w:rFonts w:ascii="微软雅黑" w:hAnsi="微软雅黑" w:eastAsia="微软雅黑" w:cs="Times New Roman"/>
          <w:szCs w:val="21"/>
        </w:rPr>
        <w:drawing>
          <wp:inline distT="0" distB="0" distL="0" distR="0">
            <wp:extent cx="5337175" cy="6927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rcRect/>
                    <a:stretch>
                      <a:fillRect/>
                    </a:stretch>
                  </pic:blipFill>
                  <pic:spPr>
                    <a:xfrm>
                      <a:off x="0" y="0"/>
                      <a:ext cx="5337175" cy="6928451"/>
                    </a:xfrm>
                    <a:prstGeom prst="rect">
                      <a:avLst/>
                    </a:prstGeom>
                    <a:noFill/>
                    <a:ln w="9525">
                      <a:noFill/>
                      <a:miter lim="800000"/>
                      <a:headEnd/>
                      <a:tailEnd/>
                    </a:ln>
                  </pic:spPr>
                </pic:pic>
              </a:graphicData>
            </a:graphic>
          </wp:inline>
        </w:drawing>
      </w:r>
    </w:p>
    <w:p>
      <w:pPr>
        <w:adjustRightInd w:val="0"/>
        <w:snapToGrid w:val="0"/>
        <w:ind w:firstLine="480" w:firstLineChars="200"/>
        <w:rPr>
          <w:rFonts w:ascii="微软雅黑" w:hAnsi="微软雅黑" w:eastAsia="微软雅黑" w:cs="Times New Roman"/>
        </w:rPr>
      </w:pPr>
      <w:r>
        <w:rPr>
          <w:rFonts w:ascii="微软雅黑" w:hAnsi="微软雅黑" w:eastAsia="微软雅黑" w:cs="Times New Roman"/>
        </w:rPr>
        <w:t>受理终端验证非对称密钥格式脱机乘车码合法性的流程如上图所示，说明如下：</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szCs w:val="21"/>
        </w:rPr>
        <w:t>乘客持移动应用通过受理终端扫描乘车二维码，受理终端获取并根据乘车码数据格式解析二维码信息，获取发码机构授权过期时间、移动应用标识、行业使用范围、发码机构授权签名、发码机构公钥索引、应用签名、应用公钥、二维码生成时间、二维码有效时间等数据；</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szCs w:val="21"/>
        </w:rPr>
        <w:t>受理终端获取终端当前日期和时间，校验发码机构授权签名是否已过期，若已过期则二维码无效；</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kern w:val="0"/>
          <w:szCs w:val="21"/>
        </w:rPr>
        <w:t>受理终端获取当前终端所属的业务标识（如公交、地铁、通用等），根据乘车码上的行业使用范围的数据格式，校验当前二维码的行业使用范围是否包含当前终端所属业务，若包含则表示当前终端业务在许可范围内，继续进入下一步；</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szCs w:val="21"/>
        </w:rPr>
        <w:t>受理终端获取已下载到当前终端上的经过授权的移动应用，只有经过授权的移动应用生成二维码才允许扫码。受理终端校验乘车码上的移动应用标识是否经过授权，若已授权则进入一步；（注：该步骤根据业务需要，为可选步骤）</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szCs w:val="21"/>
        </w:rPr>
        <w:t>受理终端根据授权机构公钥索引定位授权机构公钥证书、获取授权公钥，并使用授权机构公钥对授权机构授权签名进行验证，验证通过则进入下一步；</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szCs w:val="21"/>
        </w:rPr>
        <w:t>受理终端根据乘车二维码生成时间和乘车二维码有效时间判断当前二维码是否有效，只有当受理终端当前时间晚于二维码生成时间且早于二维码生成时间+乘车二维码有效时间时为有效，验证有效则继续下一步；</w:t>
      </w:r>
    </w:p>
    <w:p>
      <w:pPr>
        <w:widowControl/>
        <w:numPr>
          <w:ilvl w:val="0"/>
          <w:numId w:val="8"/>
        </w:numPr>
        <w:adjustRightInd w:val="0"/>
        <w:snapToGrid w:val="0"/>
        <w:jc w:val="left"/>
        <w:rPr>
          <w:rFonts w:ascii="微软雅黑" w:hAnsi="微软雅黑" w:eastAsia="微软雅黑" w:cs="Times New Roman"/>
          <w:kern w:val="0"/>
          <w:szCs w:val="21"/>
        </w:rPr>
      </w:pPr>
      <w:r>
        <w:rPr>
          <w:rFonts w:ascii="微软雅黑" w:hAnsi="微软雅黑" w:eastAsia="微软雅黑" w:cs="Times New Roman"/>
          <w:szCs w:val="21"/>
        </w:rPr>
        <w:t>受理终端使用乘车码上的公钥及用户签名的明文数据对用户签名进行验证，如验证通过则进入下一步；</w:t>
      </w:r>
    </w:p>
    <w:p>
      <w:pPr>
        <w:adjustRightInd w:val="0"/>
        <w:snapToGrid w:val="0"/>
        <w:ind w:firstLine="480" w:firstLineChars="200"/>
        <w:rPr>
          <w:rFonts w:ascii="微软雅黑" w:hAnsi="微软雅黑" w:eastAsia="微软雅黑" w:cs="Times New Roman"/>
          <w:szCs w:val="21"/>
        </w:rPr>
      </w:pPr>
      <w:r>
        <w:rPr>
          <w:rFonts w:ascii="微软雅黑" w:hAnsi="微软雅黑" w:eastAsia="微软雅黑" w:cs="Times New Roman"/>
          <w:szCs w:val="21"/>
        </w:rPr>
        <w:t>以上所有步骤验证通过，则二维</w:t>
      </w:r>
      <w:r>
        <w:rPr>
          <w:rFonts w:ascii="微软雅黑" w:hAnsi="微软雅黑" w:eastAsia="微软雅黑" w:cs="Times New Roman"/>
          <w:kern w:val="0"/>
          <w:szCs w:val="21"/>
        </w:rPr>
        <w:t>码校验</w:t>
      </w:r>
      <w:r>
        <w:rPr>
          <w:rFonts w:ascii="微软雅黑" w:hAnsi="微软雅黑" w:eastAsia="微软雅黑" w:cs="Times New Roman"/>
          <w:szCs w:val="21"/>
        </w:rPr>
        <w:t>有效，否则二维码无效。</w:t>
      </w:r>
    </w:p>
    <w:p>
      <w:pPr>
        <w:adjustRightInd w:val="0"/>
        <w:snapToGrid w:val="0"/>
        <w:ind w:firstLine="480" w:firstLineChars="200"/>
        <w:rPr>
          <w:rFonts w:ascii="微软雅黑" w:hAnsi="微软雅黑" w:eastAsia="微软雅黑" w:cs="Times New Roman"/>
        </w:rPr>
      </w:pPr>
      <w:r>
        <w:rPr>
          <w:rFonts w:ascii="微软雅黑" w:hAnsi="微软雅黑" w:eastAsia="微软雅黑" w:cs="Times New Roman"/>
        </w:rPr>
        <w:t>二维码有效性验证通过后，需进行</w:t>
      </w:r>
      <w:commentRangeStart w:id="5"/>
      <w:r>
        <w:rPr>
          <w:rFonts w:ascii="微软雅黑" w:hAnsi="微软雅黑" w:eastAsia="微软雅黑" w:cs="Times New Roman"/>
        </w:rPr>
        <w:t>黑</w:t>
      </w:r>
      <w:r>
        <w:rPr>
          <w:rFonts w:hint="eastAsia" w:ascii="微软雅黑" w:hAnsi="微软雅黑" w:eastAsia="微软雅黑" w:cs="Times New Roman"/>
        </w:rPr>
        <w:t>名</w:t>
      </w:r>
      <w:r>
        <w:rPr>
          <w:rFonts w:ascii="微软雅黑" w:hAnsi="微软雅黑" w:eastAsia="微软雅黑" w:cs="Times New Roman"/>
        </w:rPr>
        <w:t>单</w:t>
      </w:r>
      <w:commentRangeEnd w:id="5"/>
      <w:r>
        <w:rPr>
          <w:rStyle w:val="18"/>
        </w:rPr>
        <w:commentReference w:id="5"/>
      </w:r>
      <w:r>
        <w:rPr>
          <w:rFonts w:ascii="微软雅黑" w:hAnsi="微软雅黑" w:eastAsia="微软雅黑" w:cs="Times New Roman"/>
        </w:rPr>
        <w:t>验证，</w:t>
      </w:r>
      <w:commentRangeStart w:id="6"/>
      <w:r>
        <w:rPr>
          <w:rFonts w:ascii="微软雅黑" w:hAnsi="微软雅黑" w:eastAsia="微软雅黑" w:cs="Times New Roman"/>
        </w:rPr>
        <w:t>终端还需向</w:t>
      </w:r>
      <w:r>
        <w:rPr>
          <w:rFonts w:hint="eastAsia" w:ascii="微软雅黑" w:hAnsi="微软雅黑" w:eastAsia="微软雅黑" w:cs="Times New Roman"/>
        </w:rPr>
        <w:t>多元化支付平台</w:t>
      </w:r>
      <w:r>
        <w:rPr>
          <w:rFonts w:ascii="微软雅黑" w:hAnsi="微软雅黑" w:eastAsia="微软雅黑" w:cs="Times New Roman"/>
        </w:rPr>
        <w:t>服务器发起请求，进行业务合法性验证。</w:t>
      </w:r>
      <w:commentRangeEnd w:id="6"/>
      <w:r>
        <w:rPr>
          <w:rStyle w:val="18"/>
        </w:rPr>
        <w:commentReference w:id="6"/>
      </w:r>
    </w:p>
    <w:p>
      <w:pPr>
        <w:pStyle w:val="5"/>
        <w:adjustRightInd w:val="0"/>
        <w:snapToGrid w:val="0"/>
        <w:ind w:left="1134" w:hanging="1134"/>
        <w:rPr>
          <w:rFonts w:ascii="微软雅黑" w:hAnsi="微软雅黑" w:eastAsia="微软雅黑" w:cs="Times New Roman"/>
        </w:rPr>
      </w:pPr>
      <w:r>
        <w:rPr>
          <w:rFonts w:ascii="微软雅黑" w:hAnsi="微软雅黑" w:eastAsia="微软雅黑" w:cs="Times New Roman"/>
        </w:rPr>
        <w:t>黑名单验证</w:t>
      </w:r>
    </w:p>
    <w:p>
      <w:pPr>
        <w:adjustRightInd w:val="0"/>
        <w:snapToGrid w:val="0"/>
        <w:ind w:firstLine="420"/>
        <w:rPr>
          <w:rFonts w:ascii="微软雅黑" w:hAnsi="微软雅黑" w:eastAsia="微软雅黑" w:cs="Times New Roman"/>
        </w:rPr>
      </w:pPr>
      <w:commentRangeStart w:id="7"/>
      <w:r>
        <w:rPr>
          <w:rFonts w:ascii="微软雅黑" w:hAnsi="微软雅黑" w:eastAsia="微软雅黑" w:cs="Times New Roman"/>
        </w:rPr>
        <w:t>需根据二维码数据中的用户标识，进行黑名单查询，如用户在黑名单中，则拒绝用户过闸，并给予用户提示。</w:t>
      </w:r>
    </w:p>
    <w:p>
      <w:pPr>
        <w:adjustRightInd w:val="0"/>
        <w:snapToGrid w:val="0"/>
        <w:ind w:firstLine="420"/>
        <w:rPr>
          <w:rFonts w:ascii="微软雅黑" w:hAnsi="微软雅黑" w:eastAsia="微软雅黑" w:cs="Times New Roman"/>
        </w:rPr>
      </w:pPr>
      <w:r>
        <w:rPr>
          <w:rFonts w:hint="eastAsia" w:ascii="微软雅黑" w:hAnsi="微软雅黑" w:eastAsia="微软雅黑" w:cs="Times New Roman"/>
        </w:rPr>
        <w:t>闸机通过接口从二维码平台获取黑名单到本地使用，更新频率可进行配置。闸机最先验证黑名单，若是黑名单用户则不开闸并提示“黑名单用户”。</w:t>
      </w:r>
    </w:p>
    <w:p>
      <w:pPr>
        <w:adjustRightInd w:val="0"/>
        <w:snapToGrid w:val="0"/>
        <w:ind w:firstLine="420"/>
        <w:rPr>
          <w:rFonts w:ascii="微软雅黑" w:hAnsi="微软雅黑" w:eastAsia="微软雅黑" w:cs="Times New Roman"/>
          <w:color w:val="FF0000"/>
        </w:rPr>
      </w:pPr>
      <w:r>
        <w:rPr>
          <w:rFonts w:hint="eastAsia" w:ascii="微软雅黑" w:hAnsi="微软雅黑" w:eastAsia="微软雅黑" w:cs="Times New Roman"/>
          <w:color w:val="FF0000"/>
        </w:rPr>
        <w:t>黑名单接口待银联与天府通确定需求后提供。</w:t>
      </w:r>
      <w:commentRangeEnd w:id="7"/>
      <w:r>
        <w:rPr>
          <w:rStyle w:val="18"/>
        </w:rPr>
        <w:commentReference w:id="7"/>
      </w:r>
    </w:p>
    <w:p>
      <w:pPr>
        <w:pStyle w:val="5"/>
        <w:adjustRightInd w:val="0"/>
        <w:snapToGrid w:val="0"/>
        <w:ind w:left="1276" w:hanging="1134"/>
        <w:rPr>
          <w:rFonts w:ascii="微软雅黑" w:hAnsi="微软雅黑" w:eastAsia="微软雅黑" w:cs="Times New Roman"/>
        </w:rPr>
      </w:pPr>
      <w:r>
        <w:rPr>
          <w:rFonts w:ascii="微软雅黑" w:hAnsi="微软雅黑" w:eastAsia="微软雅黑" w:cs="Times New Roman"/>
        </w:rPr>
        <w:t>本机业务验证</w:t>
      </w:r>
    </w:p>
    <w:p>
      <w:pPr>
        <w:adjustRightInd w:val="0"/>
        <w:snapToGrid w:val="0"/>
        <w:ind w:firstLine="480" w:firstLineChars="200"/>
        <w:jc w:val="left"/>
        <w:rPr>
          <w:rFonts w:ascii="微软雅黑" w:hAnsi="微软雅黑" w:eastAsia="微软雅黑" w:cs="Times New Roman"/>
        </w:rPr>
      </w:pPr>
      <w:r>
        <w:rPr>
          <w:rFonts w:ascii="微软雅黑" w:hAnsi="微软雅黑" w:eastAsia="微软雅黑" w:cs="Times New Roman"/>
        </w:rPr>
        <w:t>闸机终端校验二维码合法性后，需在本地进行以下业务验证：</w:t>
      </w:r>
    </w:p>
    <w:p>
      <w:pPr>
        <w:pStyle w:val="31"/>
        <w:numPr>
          <w:ilvl w:val="3"/>
          <w:numId w:val="2"/>
        </w:numPr>
        <w:tabs>
          <w:tab w:val="left" w:pos="426"/>
          <w:tab w:val="clear" w:pos="1680"/>
        </w:tabs>
        <w:adjustRightInd w:val="0"/>
        <w:snapToGrid w:val="0"/>
        <w:ind w:left="426" w:hanging="426" w:firstLineChars="0"/>
        <w:rPr>
          <w:rFonts w:ascii="微软雅黑" w:hAnsi="微软雅黑" w:eastAsia="微软雅黑" w:cs="Times New Roman"/>
        </w:rPr>
      </w:pPr>
      <w:r>
        <w:rPr>
          <w:rFonts w:ascii="微软雅黑" w:hAnsi="微软雅黑" w:eastAsia="微软雅黑" w:cs="Times New Roman"/>
        </w:rPr>
        <w:t>二维码有效性验证</w:t>
      </w:r>
    </w:p>
    <w:p>
      <w:pPr>
        <w:adjustRightInd w:val="0"/>
        <w:snapToGrid w:val="0"/>
        <w:ind w:firstLine="480" w:firstLineChars="200"/>
        <w:jc w:val="left"/>
        <w:rPr>
          <w:rFonts w:ascii="微软雅黑" w:hAnsi="微软雅黑" w:eastAsia="微软雅黑" w:cs="Times New Roman"/>
        </w:rPr>
      </w:pPr>
      <w:r>
        <w:rPr>
          <w:rFonts w:ascii="微软雅黑" w:hAnsi="微软雅黑" w:eastAsia="微软雅黑" w:cs="Times New Roman"/>
        </w:rPr>
        <w:t>闸机在读取二维码时需校验：</w:t>
      </w:r>
    </w:p>
    <w:p>
      <w:pPr>
        <w:adjustRightInd w:val="0"/>
        <w:snapToGrid w:val="0"/>
        <w:ind w:firstLine="480" w:firstLineChars="200"/>
        <w:jc w:val="left"/>
        <w:rPr>
          <w:rFonts w:ascii="微软雅黑" w:hAnsi="微软雅黑" w:eastAsia="微软雅黑" w:cs="Times New Roman"/>
        </w:rPr>
      </w:pPr>
      <w:r>
        <w:rPr>
          <w:rFonts w:ascii="微软雅黑" w:hAnsi="微软雅黑" w:eastAsia="微软雅黑" w:cs="Times New Roman"/>
        </w:rPr>
        <w:t>1）二维码是否</w:t>
      </w:r>
      <w:r>
        <w:rPr>
          <w:rFonts w:hint="eastAsia" w:ascii="微软雅黑" w:hAnsi="微软雅黑" w:eastAsia="微软雅黑" w:cs="Times New Roman"/>
        </w:rPr>
        <w:t>是乌鲁木齐地铁</w:t>
      </w:r>
      <w:r>
        <w:rPr>
          <w:rFonts w:ascii="微软雅黑" w:hAnsi="微软雅黑" w:eastAsia="微软雅黑" w:cs="Times New Roman"/>
        </w:rPr>
        <w:t>乘车二维码，不是，则需提示“</w:t>
      </w:r>
      <w:r>
        <w:rPr>
          <w:rFonts w:hint="eastAsia" w:ascii="微软雅黑" w:hAnsi="微软雅黑" w:eastAsia="微软雅黑" w:cs="Times New Roman"/>
        </w:rPr>
        <w:t>无效二维码</w:t>
      </w:r>
      <w:r>
        <w:rPr>
          <w:rFonts w:ascii="微软雅黑" w:hAnsi="微软雅黑" w:eastAsia="微软雅黑" w:cs="Times New Roman"/>
        </w:rPr>
        <w:t>”且不开闸放行。如：</w:t>
      </w:r>
      <w:r>
        <w:rPr>
          <w:rFonts w:hint="eastAsia" w:ascii="微软雅黑" w:hAnsi="微软雅黑" w:eastAsia="微软雅黑" w:cs="Times New Roman"/>
        </w:rPr>
        <w:t>乘客</w:t>
      </w:r>
      <w:r>
        <w:rPr>
          <w:rFonts w:ascii="微软雅黑" w:hAnsi="微软雅黑" w:eastAsia="微软雅黑" w:cs="Times New Roman"/>
        </w:rPr>
        <w:t>出示支付宝二维码、微信二维码等其他非天府通乘车二维码扫码时，则需提示“</w:t>
      </w:r>
      <w:r>
        <w:rPr>
          <w:rFonts w:hint="eastAsia" w:ascii="微软雅黑" w:hAnsi="微软雅黑" w:eastAsia="微软雅黑" w:cs="Times New Roman"/>
        </w:rPr>
        <w:t>无效二维码</w:t>
      </w:r>
      <w:r>
        <w:rPr>
          <w:rFonts w:ascii="微软雅黑" w:hAnsi="微软雅黑" w:eastAsia="微软雅黑" w:cs="Times New Roman"/>
        </w:rPr>
        <w:t>”且不开闸放行。</w:t>
      </w:r>
    </w:p>
    <w:p>
      <w:pPr>
        <w:adjustRightInd w:val="0"/>
        <w:snapToGrid w:val="0"/>
        <w:ind w:firstLine="480" w:firstLineChars="200"/>
        <w:jc w:val="left"/>
        <w:rPr>
          <w:rFonts w:ascii="微软雅黑" w:hAnsi="微软雅黑" w:eastAsia="微软雅黑" w:cs="Times New Roman"/>
        </w:rPr>
      </w:pPr>
      <w:r>
        <w:rPr>
          <w:rFonts w:ascii="微软雅黑" w:hAnsi="微软雅黑" w:eastAsia="微软雅黑" w:cs="Times New Roman"/>
        </w:rPr>
        <w:t>2）二维码验签是否通过，未通过，则需提示“</w:t>
      </w:r>
      <w:r>
        <w:rPr>
          <w:rFonts w:hint="eastAsia" w:ascii="微软雅黑" w:hAnsi="微软雅黑" w:eastAsia="微软雅黑" w:cs="Times New Roman"/>
        </w:rPr>
        <w:t>验证失败</w:t>
      </w:r>
      <w:r>
        <w:rPr>
          <w:rFonts w:ascii="微软雅黑" w:hAnsi="微软雅黑" w:eastAsia="微软雅黑" w:cs="Times New Roman"/>
        </w:rPr>
        <w:t>”且不开闸放行。</w:t>
      </w:r>
    </w:p>
    <w:p>
      <w:pPr>
        <w:adjustRightInd w:val="0"/>
        <w:snapToGrid w:val="0"/>
        <w:ind w:firstLine="480" w:firstLineChars="200"/>
        <w:jc w:val="left"/>
        <w:rPr>
          <w:rFonts w:ascii="微软雅黑" w:hAnsi="微软雅黑" w:eastAsia="微软雅黑" w:cs="Times New Roman"/>
        </w:rPr>
      </w:pPr>
      <w:r>
        <w:rPr>
          <w:rFonts w:ascii="微软雅黑" w:hAnsi="微软雅黑" w:eastAsia="微软雅黑" w:cs="Times New Roman"/>
        </w:rPr>
        <w:t>3）二维码是否失效（一般有效期为30 秒，</w:t>
      </w:r>
      <w:r>
        <w:rPr>
          <w:rFonts w:hint="eastAsia" w:ascii="微软雅黑" w:hAnsi="微软雅黑" w:eastAsia="微软雅黑" w:cs="Times New Roman"/>
        </w:rPr>
        <w:t>可配置</w:t>
      </w:r>
      <w:r>
        <w:rPr>
          <w:rFonts w:ascii="微软雅黑" w:hAnsi="微软雅黑" w:eastAsia="微软雅黑" w:cs="Times New Roman"/>
        </w:rPr>
        <w:t>），失效，则需提示“</w:t>
      </w:r>
      <w:r>
        <w:rPr>
          <w:rFonts w:hint="eastAsia" w:ascii="微软雅黑" w:hAnsi="微软雅黑" w:eastAsia="微软雅黑" w:cs="Times New Roman"/>
        </w:rPr>
        <w:t>二维码失效</w:t>
      </w:r>
      <w:r>
        <w:rPr>
          <w:rFonts w:ascii="微软雅黑" w:hAnsi="微软雅黑" w:eastAsia="微软雅黑" w:cs="Times New Roman"/>
        </w:rPr>
        <w:t>”且不开闸放行。如：二维码在09:00:00 之前有效，扫码交易时间发生在09:01:00，则二维码已过有效期，验证不通过，提示“</w:t>
      </w:r>
      <w:r>
        <w:rPr>
          <w:rFonts w:hint="eastAsia" w:ascii="微软雅黑" w:hAnsi="微软雅黑" w:eastAsia="微软雅黑" w:cs="Times New Roman"/>
        </w:rPr>
        <w:t>二维码失效</w:t>
      </w:r>
      <w:r>
        <w:rPr>
          <w:rFonts w:ascii="微软雅黑" w:hAnsi="微软雅黑" w:eastAsia="微软雅黑" w:cs="Times New Roman"/>
        </w:rPr>
        <w:t>”且不开闸放行。</w:t>
      </w:r>
    </w:p>
    <w:p>
      <w:pPr>
        <w:adjustRightInd w:val="0"/>
        <w:snapToGrid w:val="0"/>
        <w:ind w:firstLine="480" w:firstLineChars="200"/>
        <w:jc w:val="left"/>
        <w:rPr>
          <w:rFonts w:ascii="微软雅黑" w:hAnsi="微软雅黑" w:eastAsia="微软雅黑" w:cs="Times New Roman"/>
        </w:rPr>
      </w:pPr>
      <w:r>
        <w:rPr>
          <w:rFonts w:ascii="微软雅黑" w:hAnsi="微软雅黑" w:eastAsia="微软雅黑" w:cs="Times New Roman"/>
        </w:rPr>
        <w:t>4）二维码是否在本机已进行过交易，是，则需提示“重复扫码”且不开闸放行。如：用户新生成一个二维码，在30 秒内在同一台闸机连续扫码2 次，则第2 次扫码为重复码，提示“重复扫码”且不开闸放行。</w:t>
      </w:r>
    </w:p>
    <w:p>
      <w:pPr>
        <w:adjustRightInd w:val="0"/>
        <w:snapToGrid w:val="0"/>
        <w:ind w:firstLine="480" w:firstLineChars="200"/>
        <w:jc w:val="left"/>
        <w:rPr>
          <w:rFonts w:ascii="微软雅黑" w:hAnsi="微软雅黑" w:eastAsia="微软雅黑" w:cs="Times New Roman"/>
        </w:rPr>
      </w:pPr>
    </w:p>
    <w:p>
      <w:pPr>
        <w:pStyle w:val="31"/>
        <w:numPr>
          <w:ilvl w:val="3"/>
          <w:numId w:val="2"/>
        </w:numPr>
        <w:tabs>
          <w:tab w:val="left" w:pos="426"/>
          <w:tab w:val="clear" w:pos="1680"/>
        </w:tabs>
        <w:adjustRightInd w:val="0"/>
        <w:snapToGrid w:val="0"/>
        <w:ind w:left="426" w:hanging="426" w:firstLineChars="0"/>
        <w:rPr>
          <w:rFonts w:ascii="微软雅黑" w:hAnsi="微软雅黑" w:eastAsia="微软雅黑" w:cs="Times New Roman"/>
        </w:rPr>
      </w:pPr>
      <w:r>
        <w:rPr>
          <w:rFonts w:ascii="微软雅黑" w:hAnsi="微软雅黑" w:eastAsia="微软雅黑" w:cs="Times New Roman"/>
        </w:rPr>
        <w:t>防复制验证</w:t>
      </w:r>
    </w:p>
    <w:p>
      <w:pPr>
        <w:pStyle w:val="31"/>
        <w:tabs>
          <w:tab w:val="left" w:pos="426"/>
          <w:tab w:val="left" w:pos="1140"/>
        </w:tabs>
        <w:adjustRightInd w:val="0"/>
        <w:snapToGrid w:val="0"/>
        <w:ind w:left="426" w:firstLine="0" w:firstLineChars="0"/>
        <w:rPr>
          <w:rFonts w:ascii="微软雅黑" w:hAnsi="微软雅黑" w:eastAsia="微软雅黑" w:cs="Times New Roman"/>
        </w:rPr>
      </w:pPr>
      <w:r>
        <w:rPr>
          <w:rFonts w:hint="eastAsia" w:ascii="微软雅黑" w:hAnsi="微软雅黑" w:eastAsia="微软雅黑" w:cs="Times New Roman"/>
        </w:rPr>
        <w:t>闸机侧</w:t>
      </w:r>
      <w:r>
        <w:rPr>
          <w:rFonts w:ascii="微软雅黑" w:hAnsi="微软雅黑" w:eastAsia="微软雅黑" w:cs="Times New Roman"/>
        </w:rPr>
        <w:t>防复制</w:t>
      </w:r>
      <w:r>
        <w:rPr>
          <w:rFonts w:hint="eastAsia" w:ascii="微软雅黑" w:hAnsi="微软雅黑" w:eastAsia="微软雅黑" w:cs="Times New Roman"/>
        </w:rPr>
        <w:t>控制</w:t>
      </w:r>
      <w:r>
        <w:rPr>
          <w:rFonts w:ascii="微软雅黑" w:hAnsi="微软雅黑" w:eastAsia="微软雅黑" w:cs="Times New Roman"/>
        </w:rPr>
        <w:t>规则：</w:t>
      </w:r>
    </w:p>
    <w:p>
      <w:pPr>
        <w:pStyle w:val="31"/>
        <w:numPr>
          <w:ilvl w:val="0"/>
          <w:numId w:val="9"/>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全网控制</w:t>
      </w:r>
    </w:p>
    <w:p>
      <w:pPr>
        <w:pStyle w:val="31"/>
        <w:numPr>
          <w:ilvl w:val="0"/>
          <w:numId w:val="9"/>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线路控制</w:t>
      </w:r>
    </w:p>
    <w:p>
      <w:pPr>
        <w:pStyle w:val="31"/>
        <w:numPr>
          <w:ilvl w:val="0"/>
          <w:numId w:val="9"/>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站点控制</w:t>
      </w:r>
    </w:p>
    <w:p>
      <w:pPr>
        <w:pStyle w:val="31"/>
        <w:numPr>
          <w:ilvl w:val="0"/>
          <w:numId w:val="9"/>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本机控制</w:t>
      </w:r>
    </w:p>
    <w:p>
      <w:pPr>
        <w:pStyle w:val="31"/>
        <w:tabs>
          <w:tab w:val="left" w:pos="426"/>
          <w:tab w:val="left" w:pos="1140"/>
        </w:tabs>
        <w:adjustRightInd w:val="0"/>
        <w:snapToGrid w:val="0"/>
        <w:ind w:left="845" w:firstLine="0" w:firstLineChars="0"/>
        <w:rPr>
          <w:rFonts w:ascii="微软雅黑" w:hAnsi="微软雅黑" w:eastAsia="微软雅黑" w:cs="Times New Roman"/>
        </w:rPr>
      </w:pPr>
      <w:r>
        <w:rPr>
          <w:rFonts w:hint="eastAsia" w:ascii="微软雅黑" w:hAnsi="微软雅黑" w:eastAsia="微软雅黑" w:cs="Times New Roman"/>
        </w:rPr>
        <w:t>闸机侧防复制控制流程如下：</w:t>
      </w:r>
    </w:p>
    <w:p>
      <w:pPr>
        <w:tabs>
          <w:tab w:val="left" w:pos="426"/>
          <w:tab w:val="left" w:pos="1140"/>
        </w:tabs>
        <w:adjustRightInd w:val="0"/>
        <w:snapToGrid w:val="0"/>
        <w:jc w:val="center"/>
        <w:rPr>
          <w:rFonts w:ascii="微软雅黑" w:hAnsi="微软雅黑" w:eastAsia="微软雅黑" w:cs="Times New Roman"/>
        </w:rPr>
      </w:pPr>
      <w:r>
        <w:rPr>
          <w:rFonts w:ascii="微软雅黑" w:hAnsi="微软雅黑" w:eastAsia="微软雅黑" w:cs="Times New Roman"/>
        </w:rPr>
        <w:drawing>
          <wp:inline distT="0" distB="0" distL="0" distR="0">
            <wp:extent cx="3073400" cy="39179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srcRect/>
                    <a:stretch>
                      <a:fillRect/>
                    </a:stretch>
                  </pic:blipFill>
                  <pic:spPr>
                    <a:xfrm>
                      <a:off x="0" y="0"/>
                      <a:ext cx="3076125" cy="3921204"/>
                    </a:xfrm>
                    <a:prstGeom prst="rect">
                      <a:avLst/>
                    </a:prstGeom>
                    <a:noFill/>
                    <a:ln w="9525">
                      <a:noFill/>
                      <a:miter lim="800000"/>
                      <a:headEnd/>
                      <a:tailEnd/>
                    </a:ln>
                  </pic:spPr>
                </pic:pic>
              </a:graphicData>
            </a:graphic>
          </wp:inline>
        </w:drawing>
      </w:r>
    </w:p>
    <w:p>
      <w:pPr>
        <w:pStyle w:val="31"/>
        <w:numPr>
          <w:ilvl w:val="2"/>
          <w:numId w:val="6"/>
        </w:numPr>
        <w:tabs>
          <w:tab w:val="left" w:pos="426"/>
          <w:tab w:val="left" w:pos="1140"/>
        </w:tabs>
        <w:adjustRightInd w:val="0"/>
        <w:snapToGrid w:val="0"/>
        <w:ind w:left="993" w:hanging="567" w:firstLineChars="0"/>
        <w:rPr>
          <w:rFonts w:ascii="微软雅黑" w:hAnsi="微软雅黑" w:eastAsia="微软雅黑" w:cs="Times New Roman"/>
        </w:rPr>
      </w:pPr>
      <w:r>
        <w:rPr>
          <w:rFonts w:ascii="微软雅黑" w:hAnsi="微软雅黑" w:eastAsia="微软雅黑" w:cs="Times New Roman"/>
        </w:rPr>
        <w:t>闸机本机</w:t>
      </w:r>
      <w:r>
        <w:rPr>
          <w:rFonts w:hint="eastAsia" w:ascii="微软雅黑" w:hAnsi="微软雅黑" w:eastAsia="微软雅黑" w:cs="Times New Roman"/>
        </w:rPr>
        <w:t>防复制</w:t>
      </w:r>
      <w:r>
        <w:rPr>
          <w:rFonts w:ascii="微软雅黑" w:hAnsi="微软雅黑" w:eastAsia="微软雅黑" w:cs="Times New Roman"/>
        </w:rPr>
        <w:t>验证</w:t>
      </w:r>
    </w:p>
    <w:p>
      <w:pPr>
        <w:pStyle w:val="31"/>
        <w:numPr>
          <w:ilvl w:val="0"/>
          <w:numId w:val="10"/>
        </w:numPr>
        <w:tabs>
          <w:tab w:val="left" w:pos="426"/>
          <w:tab w:val="left" w:pos="709"/>
        </w:tabs>
        <w:adjustRightInd w:val="0"/>
        <w:snapToGrid w:val="0"/>
        <w:ind w:left="0" w:firstLine="425" w:firstLineChars="0"/>
        <w:rPr>
          <w:rFonts w:ascii="微软雅黑" w:hAnsi="微软雅黑" w:eastAsia="微软雅黑" w:cs="Times New Roman"/>
        </w:rPr>
      </w:pPr>
      <w:r>
        <w:rPr>
          <w:rFonts w:ascii="微软雅黑" w:hAnsi="微软雅黑" w:eastAsia="微软雅黑" w:cs="Times New Roman"/>
        </w:rPr>
        <w:t>验证用户是否在规定的时间内，在本机进行过交易，此规定时间一般可考虑设置为乘客完成“本通道进站→马上出站→再次通过本通道进站”的时间，如5分钟（</w:t>
      </w:r>
      <w:r>
        <w:rPr>
          <w:rFonts w:hint="eastAsia" w:ascii="微软雅黑" w:hAnsi="微软雅黑" w:eastAsia="微软雅黑" w:cs="Times New Roman"/>
        </w:rPr>
        <w:t>可配置</w:t>
      </w:r>
      <w:r>
        <w:rPr>
          <w:rFonts w:ascii="微软雅黑" w:hAnsi="微软雅黑" w:eastAsia="微软雅黑" w:cs="Times New Roman"/>
        </w:rPr>
        <w:t>），如果用户在本</w:t>
      </w:r>
      <w:r>
        <w:rPr>
          <w:rFonts w:hint="eastAsia" w:ascii="微软雅黑" w:hAnsi="微软雅黑" w:eastAsia="微软雅黑" w:cs="Times New Roman"/>
        </w:rPr>
        <w:t>闸机</w:t>
      </w:r>
      <w:r>
        <w:rPr>
          <w:rFonts w:ascii="微软雅黑" w:hAnsi="微软雅黑" w:eastAsia="微软雅黑" w:cs="Times New Roman"/>
        </w:rPr>
        <w:t>的交易与上一次</w:t>
      </w:r>
      <w:r>
        <w:rPr>
          <w:rFonts w:hint="eastAsia" w:ascii="微软雅黑" w:hAnsi="微软雅黑" w:eastAsia="微软雅黑" w:cs="Times New Roman"/>
        </w:rPr>
        <w:t>同类</w:t>
      </w:r>
      <w:r>
        <w:rPr>
          <w:rFonts w:ascii="微软雅黑" w:hAnsi="微软雅黑" w:eastAsia="微软雅黑" w:cs="Times New Roman"/>
        </w:rPr>
        <w:t>交易间隔时间不足5分钟，则在第二次交易时，则需提示“</w:t>
      </w:r>
      <w:r>
        <w:rPr>
          <w:rFonts w:hint="eastAsia" w:ascii="微软雅黑" w:hAnsi="微软雅黑" w:eastAsia="微软雅黑" w:cs="Times New Roman"/>
        </w:rPr>
        <w:t>重复扫码</w:t>
      </w:r>
      <w:r>
        <w:rPr>
          <w:rFonts w:ascii="微软雅黑" w:hAnsi="微软雅黑" w:eastAsia="微软雅黑" w:cs="Times New Roman"/>
        </w:rPr>
        <w:t>”且不开闸放行。</w:t>
      </w:r>
    </w:p>
    <w:p>
      <w:pPr>
        <w:pStyle w:val="31"/>
        <w:numPr>
          <w:ilvl w:val="0"/>
          <w:numId w:val="10"/>
        </w:numPr>
        <w:tabs>
          <w:tab w:val="left" w:pos="426"/>
          <w:tab w:val="left" w:pos="709"/>
        </w:tabs>
        <w:adjustRightInd w:val="0"/>
        <w:snapToGrid w:val="0"/>
        <w:ind w:left="0" w:firstLine="425" w:firstLineChars="0"/>
        <w:rPr>
          <w:rFonts w:ascii="微软雅黑" w:hAnsi="微软雅黑" w:eastAsia="微软雅黑" w:cs="Times New Roman"/>
        </w:rPr>
      </w:pPr>
      <w:r>
        <w:rPr>
          <w:rFonts w:ascii="微软雅黑" w:hAnsi="微软雅黑" w:eastAsia="微软雅黑" w:cs="Times New Roman"/>
        </w:rPr>
        <w:t>如用户在本</w:t>
      </w:r>
      <w:r>
        <w:rPr>
          <w:rFonts w:hint="eastAsia" w:ascii="微软雅黑" w:hAnsi="微软雅黑" w:eastAsia="微软雅黑" w:cs="Times New Roman"/>
        </w:rPr>
        <w:t>闸机</w:t>
      </w:r>
      <w:r>
        <w:rPr>
          <w:rFonts w:ascii="微软雅黑" w:hAnsi="微软雅黑" w:eastAsia="微软雅黑" w:cs="Times New Roman"/>
        </w:rPr>
        <w:t>的交易与上一次交易的时间间隔超过了5分钟，或者在本</w:t>
      </w:r>
      <w:r>
        <w:rPr>
          <w:rFonts w:hint="eastAsia" w:ascii="微软雅黑" w:hAnsi="微软雅黑" w:eastAsia="微软雅黑" w:cs="Times New Roman"/>
        </w:rPr>
        <w:t>闸机</w:t>
      </w:r>
      <w:r>
        <w:rPr>
          <w:rFonts w:ascii="微软雅黑" w:hAnsi="微软雅黑" w:eastAsia="微软雅黑" w:cs="Times New Roman"/>
        </w:rPr>
        <w:t>不存在上一次交易，则判断是否</w:t>
      </w:r>
      <w:r>
        <w:rPr>
          <w:rFonts w:hint="eastAsia" w:ascii="微软雅黑" w:hAnsi="微软雅黑" w:eastAsia="微软雅黑" w:cs="Times New Roman"/>
        </w:rPr>
        <w:t>防复制开关状态</w:t>
      </w:r>
      <w:r>
        <w:rPr>
          <w:rFonts w:ascii="微软雅黑" w:hAnsi="微软雅黑" w:eastAsia="微软雅黑" w:cs="Times New Roman"/>
        </w:rPr>
        <w:t>，</w:t>
      </w:r>
      <w:r>
        <w:rPr>
          <w:rFonts w:hint="eastAsia" w:ascii="微软雅黑" w:hAnsi="微软雅黑" w:eastAsia="微软雅黑" w:cs="Times New Roman"/>
        </w:rPr>
        <w:t>开则获取全网控制级别进行相应控制处理，关则开闸放行</w:t>
      </w:r>
      <w:r>
        <w:rPr>
          <w:rFonts w:ascii="微软雅黑" w:hAnsi="微软雅黑" w:eastAsia="微软雅黑" w:cs="Times New Roman"/>
        </w:rPr>
        <w:t>。</w:t>
      </w:r>
    </w:p>
    <w:p>
      <w:pPr>
        <w:pStyle w:val="5"/>
        <w:adjustRightInd w:val="0"/>
        <w:snapToGrid w:val="0"/>
        <w:ind w:left="1134" w:hanging="1134"/>
        <w:rPr>
          <w:rFonts w:ascii="微软雅黑" w:hAnsi="微软雅黑" w:eastAsia="微软雅黑" w:cs="Times New Roman"/>
        </w:rPr>
      </w:pPr>
      <w:r>
        <w:rPr>
          <w:rFonts w:ascii="微软雅黑" w:hAnsi="微软雅黑" w:eastAsia="微软雅黑" w:cs="Times New Roman"/>
        </w:rPr>
        <w:t>全网</w:t>
      </w:r>
      <w:r>
        <w:rPr>
          <w:rFonts w:hint="eastAsia" w:ascii="微软雅黑" w:hAnsi="微软雅黑" w:eastAsia="微软雅黑" w:cs="Times New Roman"/>
        </w:rPr>
        <w:t>防复制</w:t>
      </w:r>
      <w:r>
        <w:rPr>
          <w:rFonts w:ascii="微软雅黑" w:hAnsi="微软雅黑" w:eastAsia="微软雅黑" w:cs="Times New Roman"/>
        </w:rPr>
        <w:t>验证</w:t>
      </w:r>
    </w:p>
    <w:p>
      <w:pPr>
        <w:tabs>
          <w:tab w:val="left" w:pos="426"/>
          <w:tab w:val="left" w:pos="1140"/>
        </w:tabs>
        <w:adjustRightInd w:val="0"/>
        <w:snapToGrid w:val="0"/>
        <w:ind w:firstLine="424" w:firstLineChars="177"/>
        <w:rPr>
          <w:rFonts w:ascii="微软雅黑" w:hAnsi="微软雅黑" w:eastAsia="微软雅黑" w:cs="Times New Roman"/>
        </w:rPr>
      </w:pPr>
      <w:r>
        <w:rPr>
          <w:rFonts w:ascii="微软雅黑" w:hAnsi="微软雅黑" w:eastAsia="微软雅黑" w:cs="Times New Roman"/>
        </w:rPr>
        <w:t>闸机终端校验二维码合法性后以及本机业务验证通过后，需调用</w:t>
      </w:r>
      <w:r>
        <w:rPr>
          <w:rFonts w:hint="eastAsia" w:ascii="微软雅黑" w:hAnsi="微软雅黑" w:eastAsia="微软雅黑" w:cs="Times New Roman"/>
        </w:rPr>
        <w:t>多元化支付平台</w:t>
      </w:r>
      <w:r>
        <w:rPr>
          <w:rFonts w:ascii="微软雅黑" w:hAnsi="微软雅黑" w:eastAsia="微软雅黑" w:cs="Times New Roman"/>
        </w:rPr>
        <w:t>服务接口，进行线网业务验证，该接口会返回相应的业务状态，终端根据返回的结果，对用户进行提示。</w:t>
      </w:r>
    </w:p>
    <w:p>
      <w:pPr>
        <w:tabs>
          <w:tab w:val="left" w:pos="426"/>
          <w:tab w:val="left" w:pos="1140"/>
        </w:tabs>
        <w:adjustRightInd w:val="0"/>
        <w:snapToGrid w:val="0"/>
        <w:ind w:firstLine="424" w:firstLineChars="177"/>
        <w:rPr>
          <w:rFonts w:ascii="微软雅黑" w:hAnsi="微软雅黑" w:eastAsia="微软雅黑" w:cs="Times New Roman"/>
        </w:rPr>
      </w:pPr>
      <w:r>
        <w:rPr>
          <w:rFonts w:hint="eastAsia" w:ascii="微软雅黑" w:hAnsi="微软雅黑" w:eastAsia="微软雅黑" w:cs="Times New Roman"/>
        </w:rPr>
        <w:t>闸机需同步防复制开关状态，开则需根据全网控制级别进行相应控制验证，关则不需进行全网控制验证。开关在平台侧维护。</w:t>
      </w:r>
    </w:p>
    <w:p>
      <w:pPr>
        <w:tabs>
          <w:tab w:val="left" w:pos="426"/>
          <w:tab w:val="left" w:pos="1140"/>
        </w:tabs>
        <w:adjustRightInd w:val="0"/>
        <w:snapToGrid w:val="0"/>
        <w:ind w:firstLine="424" w:firstLineChars="177"/>
        <w:rPr>
          <w:rFonts w:ascii="微软雅黑" w:hAnsi="微软雅黑" w:eastAsia="微软雅黑" w:cs="Times New Roman"/>
        </w:rPr>
      </w:pPr>
      <w:r>
        <w:rPr>
          <w:rFonts w:ascii="微软雅黑" w:hAnsi="微软雅黑" w:eastAsia="微软雅黑" w:cs="Times New Roman"/>
          <w:highlight w:val="yellow"/>
        </w:rPr>
        <w:t>开关状态变</w:t>
      </w:r>
      <w:r>
        <w:rPr>
          <w:rFonts w:hint="eastAsia" w:ascii="微软雅黑" w:hAnsi="微软雅黑" w:eastAsia="微软雅黑" w:cs="Times New Roman"/>
          <w:highlight w:val="yellow"/>
        </w:rPr>
        <w:t>及时生效</w:t>
      </w:r>
      <w:r>
        <w:rPr>
          <w:rFonts w:ascii="微软雅黑" w:hAnsi="微软雅黑" w:eastAsia="微软雅黑" w:cs="Times New Roman"/>
          <w:highlight w:val="yellow"/>
        </w:rPr>
        <w:t>。</w:t>
      </w:r>
    </w:p>
    <w:p>
      <w:pPr>
        <w:pStyle w:val="31"/>
        <w:numPr>
          <w:ilvl w:val="0"/>
          <w:numId w:val="11"/>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站点控制验证流程：</w:t>
      </w:r>
    </w:p>
    <w:p>
      <w:pPr>
        <w:tabs>
          <w:tab w:val="left" w:pos="0"/>
          <w:tab w:val="left" w:pos="1140"/>
        </w:tabs>
        <w:adjustRightInd w:val="0"/>
        <w:snapToGrid w:val="0"/>
        <w:ind w:firstLine="424" w:firstLineChars="177"/>
        <w:rPr>
          <w:rFonts w:ascii="微软雅黑" w:hAnsi="微软雅黑" w:eastAsia="微软雅黑" w:cs="Times New Roman"/>
        </w:rPr>
      </w:pPr>
      <w:r>
        <w:rPr>
          <w:rFonts w:hint="eastAsia" w:ascii="微软雅黑" w:hAnsi="微软雅黑" w:eastAsia="微软雅黑" w:cs="Times New Roman"/>
        </w:rPr>
        <w:t>闸机使用从二维码中提取到的乘客账号信息，向二维码平台发起交易查询请求，二维码平台则查询乘客在规定时间如5分钟内，是否有与本次交易（进站交易）同类型、同站点的交易存在，存在则返回交易非法，不存在返回交易合法。若闸机未及时收到交易查询反馈，则自动降级为闸机本机控制验证。</w:t>
      </w:r>
    </w:p>
    <w:p>
      <w:pPr>
        <w:pStyle w:val="31"/>
        <w:numPr>
          <w:ilvl w:val="0"/>
          <w:numId w:val="11"/>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 xml:space="preserve">线路控制验证流程： </w:t>
      </w:r>
    </w:p>
    <w:p>
      <w:pPr>
        <w:tabs>
          <w:tab w:val="left" w:pos="0"/>
          <w:tab w:val="left" w:pos="1140"/>
        </w:tabs>
        <w:adjustRightInd w:val="0"/>
        <w:snapToGrid w:val="0"/>
        <w:ind w:firstLine="424" w:firstLineChars="177"/>
        <w:rPr>
          <w:rFonts w:ascii="微软雅黑" w:hAnsi="微软雅黑" w:eastAsia="微软雅黑" w:cs="Times New Roman"/>
        </w:rPr>
      </w:pPr>
      <w:r>
        <w:rPr>
          <w:rFonts w:hint="eastAsia" w:ascii="微软雅黑" w:hAnsi="微软雅黑" w:eastAsia="微软雅黑" w:cs="Times New Roman"/>
        </w:rPr>
        <w:t>闸机使用从二维码中提取到的乘客账号信息，向二维码平台发起交易查询请求，二维码平台则查询该乘客在规定时间如5分钟内，是否与本次交易（进站交易）同类型、同线路的交易存在，存在则返回交易非法，不存在返回交易合法。若闸机未及时收到交易查询反馈，则自动降级为闸机本机控制验证。</w:t>
      </w:r>
    </w:p>
    <w:p>
      <w:pPr>
        <w:pStyle w:val="31"/>
        <w:numPr>
          <w:ilvl w:val="0"/>
          <w:numId w:val="11"/>
        </w:numPr>
        <w:tabs>
          <w:tab w:val="left" w:pos="426"/>
          <w:tab w:val="left" w:pos="1140"/>
        </w:tabs>
        <w:adjustRightInd w:val="0"/>
        <w:snapToGrid w:val="0"/>
        <w:ind w:firstLineChars="0"/>
        <w:rPr>
          <w:rFonts w:ascii="微软雅黑" w:hAnsi="微软雅黑" w:eastAsia="微软雅黑" w:cs="Times New Roman"/>
        </w:rPr>
      </w:pPr>
      <w:r>
        <w:rPr>
          <w:rFonts w:hint="eastAsia" w:ascii="微软雅黑" w:hAnsi="微软雅黑" w:eastAsia="微软雅黑" w:cs="Times New Roman"/>
        </w:rPr>
        <w:t>全网控制验证流程：</w:t>
      </w:r>
    </w:p>
    <w:p>
      <w:pPr>
        <w:tabs>
          <w:tab w:val="left" w:pos="0"/>
          <w:tab w:val="left" w:pos="1140"/>
        </w:tabs>
        <w:adjustRightInd w:val="0"/>
        <w:snapToGrid w:val="0"/>
        <w:ind w:firstLine="424" w:firstLineChars="177"/>
        <w:rPr>
          <w:rFonts w:ascii="微软雅黑" w:hAnsi="微软雅黑" w:eastAsia="微软雅黑" w:cs="Times New Roman"/>
        </w:rPr>
      </w:pPr>
      <w:r>
        <w:rPr>
          <w:rFonts w:hint="eastAsia" w:ascii="微软雅黑" w:hAnsi="微软雅黑" w:eastAsia="微软雅黑" w:cs="Times New Roman"/>
        </w:rPr>
        <w:t>闸机使用从二维码中提取到的乘客账号信息，向二维码平台发起交易查询请求，二维码平台则查询该乘客在规定时间如5分钟内，是否与本次交易（进站交易）同类型、同线路的交易存在，存在则返回交易非法，不存在返回交易合法。若闸机未及时收到交易查询反馈，则自动降级为闸机本机控制验证。</w:t>
      </w:r>
    </w:p>
    <w:p>
      <w:pPr>
        <w:tabs>
          <w:tab w:val="left" w:pos="426"/>
          <w:tab w:val="left" w:pos="1140"/>
        </w:tabs>
        <w:adjustRightInd w:val="0"/>
        <w:snapToGrid w:val="0"/>
        <w:ind w:firstLine="424" w:firstLineChars="177"/>
        <w:rPr>
          <w:rFonts w:ascii="微软雅黑" w:hAnsi="微软雅黑" w:eastAsia="微软雅黑" w:cs="Times New Roman"/>
        </w:rPr>
      </w:pPr>
      <w:r>
        <w:rPr>
          <w:rFonts w:ascii="微软雅黑" w:hAnsi="微软雅黑" w:eastAsia="微软雅黑" w:cs="Times New Roman"/>
        </w:rPr>
        <w:t>闸机接收到交易非法的话，则提示“</w:t>
      </w:r>
      <w:r>
        <w:rPr>
          <w:rFonts w:hint="eastAsia" w:ascii="微软雅黑" w:hAnsi="微软雅黑" w:eastAsia="微软雅黑" w:cs="Times New Roman"/>
        </w:rPr>
        <w:t>重复扫码</w:t>
      </w:r>
      <w:r>
        <w:rPr>
          <w:rFonts w:ascii="微软雅黑" w:hAnsi="微软雅黑" w:eastAsia="微软雅黑" w:cs="Times New Roman"/>
        </w:rPr>
        <w:t>”且不开闸放行。</w:t>
      </w:r>
      <w:r>
        <w:rPr>
          <w:rFonts w:hint="eastAsia" w:ascii="微软雅黑" w:hAnsi="微软雅黑" w:eastAsia="微软雅黑" w:cs="Times New Roman"/>
        </w:rPr>
        <w:t>交易合法的话开闸放行。</w:t>
      </w:r>
    </w:p>
    <w:p>
      <w:pPr>
        <w:pStyle w:val="5"/>
        <w:adjustRightInd w:val="0"/>
        <w:snapToGrid w:val="0"/>
        <w:ind w:left="1134" w:hanging="1134"/>
        <w:rPr>
          <w:rFonts w:ascii="微软雅黑" w:hAnsi="微软雅黑" w:eastAsia="微软雅黑" w:cs="Times New Roman"/>
        </w:rPr>
      </w:pPr>
      <w:r>
        <w:rPr>
          <w:rFonts w:ascii="微软雅黑" w:hAnsi="微软雅黑" w:eastAsia="微软雅黑" w:cs="Times New Roman"/>
        </w:rPr>
        <w:t>业务验证失败提醒</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在二维码合法性校验以及业务规则校验过程中，可能出现校验失败的情况，针对各种情况，需要对用户进行提示。以下是失败情形：</w:t>
      </w:r>
    </w:p>
    <w:tbl>
      <w:tblPr>
        <w:tblStyle w:val="20"/>
        <w:tblW w:w="805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
        <w:gridCol w:w="2977"/>
        <w:gridCol w:w="170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b/>
                <w:color w:val="000000" w:themeColor="text1"/>
                <w:sz w:val="21"/>
                <w:szCs w:val="21"/>
              </w:rPr>
            </w:pPr>
            <w:r>
              <w:rPr>
                <w:rFonts w:ascii="微软雅黑" w:hAnsi="微软雅黑" w:eastAsia="微软雅黑" w:cs="Times New Roman"/>
                <w:b/>
                <w:color w:val="000000" w:themeColor="text1"/>
                <w:sz w:val="21"/>
                <w:szCs w:val="21"/>
              </w:rPr>
              <w:t>序号</w:t>
            </w:r>
          </w:p>
        </w:tc>
        <w:tc>
          <w:tcPr>
            <w:tcW w:w="2977" w:type="dxa"/>
            <w:vAlign w:val="center"/>
          </w:tcPr>
          <w:p>
            <w:pPr>
              <w:adjustRightInd w:val="0"/>
              <w:snapToGrid w:val="0"/>
              <w:jc w:val="center"/>
              <w:rPr>
                <w:rFonts w:ascii="微软雅黑" w:hAnsi="微软雅黑" w:eastAsia="微软雅黑" w:cs="Times New Roman"/>
                <w:b/>
                <w:color w:val="000000" w:themeColor="text1"/>
                <w:sz w:val="21"/>
                <w:szCs w:val="21"/>
              </w:rPr>
            </w:pPr>
            <w:r>
              <w:rPr>
                <w:rFonts w:ascii="微软雅黑" w:hAnsi="微软雅黑" w:eastAsia="微软雅黑" w:cs="Times New Roman"/>
                <w:b/>
                <w:color w:val="000000" w:themeColor="text1"/>
                <w:sz w:val="21"/>
                <w:szCs w:val="21"/>
              </w:rPr>
              <w:t>失败原因</w:t>
            </w:r>
          </w:p>
        </w:tc>
        <w:tc>
          <w:tcPr>
            <w:tcW w:w="1701" w:type="dxa"/>
            <w:vAlign w:val="center"/>
          </w:tcPr>
          <w:p>
            <w:pPr>
              <w:adjustRightInd w:val="0"/>
              <w:snapToGrid w:val="0"/>
              <w:jc w:val="center"/>
              <w:rPr>
                <w:rFonts w:ascii="微软雅黑" w:hAnsi="微软雅黑" w:eastAsia="微软雅黑" w:cs="Times New Roman"/>
                <w:b/>
                <w:color w:val="000000" w:themeColor="text1"/>
                <w:sz w:val="21"/>
                <w:szCs w:val="21"/>
              </w:rPr>
            </w:pPr>
            <w:r>
              <w:rPr>
                <w:rFonts w:ascii="微软雅黑" w:hAnsi="微软雅黑" w:eastAsia="微软雅黑" w:cs="Times New Roman"/>
                <w:b/>
                <w:color w:val="000000" w:themeColor="text1"/>
                <w:sz w:val="21"/>
                <w:szCs w:val="21"/>
              </w:rPr>
              <w:t>失败提示</w:t>
            </w:r>
          </w:p>
        </w:tc>
        <w:tc>
          <w:tcPr>
            <w:tcW w:w="2552" w:type="dxa"/>
            <w:vAlign w:val="center"/>
          </w:tcPr>
          <w:p>
            <w:pPr>
              <w:adjustRightInd w:val="0"/>
              <w:snapToGrid w:val="0"/>
              <w:jc w:val="center"/>
              <w:rPr>
                <w:rFonts w:ascii="微软雅黑" w:hAnsi="微软雅黑" w:eastAsia="微软雅黑" w:cs="Times New Roman"/>
                <w:b/>
                <w:color w:val="000000" w:themeColor="text1"/>
                <w:sz w:val="21"/>
                <w:szCs w:val="21"/>
              </w:rPr>
            </w:pPr>
            <w:r>
              <w:rPr>
                <w:rFonts w:hint="eastAsia" w:ascii="微软雅黑" w:hAnsi="微软雅黑" w:eastAsia="微软雅黑" w:cs="Times New Roman"/>
                <w:b/>
                <w:color w:val="000000" w:themeColor="text1"/>
                <w:sz w:val="21"/>
                <w:szCs w:val="21"/>
              </w:rPr>
              <w:t>英文提示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1</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非</w:t>
            </w:r>
            <w:r>
              <w:rPr>
                <w:rFonts w:hint="eastAsia" w:ascii="微软雅黑" w:hAnsi="微软雅黑" w:eastAsia="微软雅黑" w:cs="Times New Roman"/>
                <w:color w:val="000000" w:themeColor="text1"/>
                <w:sz w:val="21"/>
                <w:szCs w:val="21"/>
                <w:lang w:eastAsia="zh-CN"/>
              </w:rPr>
              <w:t>地铁乘车</w:t>
            </w:r>
            <w:r>
              <w:rPr>
                <w:rFonts w:ascii="微软雅黑" w:hAnsi="微软雅黑" w:eastAsia="微软雅黑" w:cs="Times New Roman"/>
                <w:color w:val="000000" w:themeColor="text1"/>
                <w:sz w:val="21"/>
                <w:szCs w:val="21"/>
              </w:rPr>
              <w:t>二维码</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无效二维码</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Invalid QR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2</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机构公钥失效</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验证失败</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Verify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3</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用户公钥失效</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验证失败</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Verify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4</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二维码超过有效时间</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二维码失效</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Overdue QR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5</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二维码有效时间内多次扫码：30秒内多次扫码</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重复扫码</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Repeated 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6</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本机业务验证失败：</w:t>
            </w:r>
            <w:r>
              <w:rPr>
                <w:rFonts w:hint="eastAsia" w:ascii="微软雅黑" w:hAnsi="微软雅黑" w:eastAsia="微软雅黑" w:cs="Times New Roman"/>
                <w:color w:val="000000" w:themeColor="text1"/>
                <w:sz w:val="21"/>
                <w:szCs w:val="21"/>
              </w:rPr>
              <w:t>N分钟内有同类型交易</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重复扫码</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Repeated 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7</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联机业务验证失败：N分钟内有同类型交易</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重复扫码</w:t>
            </w:r>
          </w:p>
        </w:tc>
        <w:tc>
          <w:tcPr>
            <w:tcW w:w="2552"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Repeated 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8</w:t>
            </w:r>
          </w:p>
        </w:tc>
        <w:tc>
          <w:tcPr>
            <w:tcW w:w="2977" w:type="dxa"/>
            <w:vAlign w:val="center"/>
          </w:tcPr>
          <w:p>
            <w:pPr>
              <w:adjustRightInd w:val="0"/>
              <w:snapToGrid w:val="0"/>
              <w:jc w:val="center"/>
              <w:rPr>
                <w:rFonts w:ascii="微软雅黑" w:hAnsi="微软雅黑" w:eastAsia="微软雅黑" w:cs="Times New Roman"/>
                <w:color w:val="000000" w:themeColor="text1"/>
                <w:sz w:val="21"/>
                <w:szCs w:val="21"/>
              </w:rPr>
            </w:pPr>
            <w:r>
              <w:rPr>
                <w:rFonts w:ascii="微软雅黑" w:hAnsi="微软雅黑" w:eastAsia="微软雅黑" w:cs="Times New Roman"/>
                <w:color w:val="000000" w:themeColor="text1"/>
                <w:sz w:val="21"/>
                <w:szCs w:val="21"/>
              </w:rPr>
              <w:t>用户处于黑名单</w:t>
            </w:r>
          </w:p>
        </w:tc>
        <w:tc>
          <w:tcPr>
            <w:tcW w:w="1701" w:type="dxa"/>
            <w:vAlign w:val="center"/>
          </w:tcPr>
          <w:p>
            <w:pPr>
              <w:adjustRightInd w:val="0"/>
              <w:snapToGrid w:val="0"/>
              <w:jc w:val="center"/>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FF0000"/>
                <w:sz w:val="21"/>
                <w:szCs w:val="21"/>
              </w:rPr>
              <w:t>黑名单用户</w:t>
            </w:r>
          </w:p>
        </w:tc>
        <w:tc>
          <w:tcPr>
            <w:tcW w:w="2552" w:type="dxa"/>
            <w:vAlign w:val="center"/>
          </w:tcPr>
          <w:p>
            <w:pPr>
              <w:adjustRightInd w:val="0"/>
              <w:snapToGrid w:val="0"/>
              <w:jc w:val="center"/>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Blacklisted user</w:t>
            </w:r>
          </w:p>
        </w:tc>
      </w:tr>
    </w:tbl>
    <w:p>
      <w:pPr>
        <w:pStyle w:val="5"/>
        <w:adjustRightInd w:val="0"/>
        <w:snapToGrid w:val="0"/>
        <w:ind w:left="1134" w:hanging="1134"/>
        <w:rPr>
          <w:rFonts w:ascii="微软雅黑" w:hAnsi="微软雅黑" w:eastAsia="微软雅黑" w:cs="Times New Roman"/>
        </w:rPr>
      </w:pPr>
      <w:r>
        <w:rPr>
          <w:rFonts w:ascii="微软雅黑" w:hAnsi="微软雅黑" w:eastAsia="微软雅黑" w:cs="Times New Roman"/>
        </w:rPr>
        <w:t>交易日志保存</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闸机终端需对交易过程进行日志记录，包括但不限于以下内容：</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二维码数据读取记录；</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二维码数据合法性验证记录，验证开始时间，结束时间，各验证步骤验证结果；</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本机业务验证开始时间，结束时间，验证结果；</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联机业务验证开始时间，结束时间，验证结果；</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交易数据保存结果；</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交易数据上传</w:t>
      </w:r>
      <w:r>
        <w:rPr>
          <w:rFonts w:hint="eastAsia" w:ascii="微软雅黑" w:hAnsi="微软雅黑" w:eastAsia="微软雅黑" w:cs="Times New Roman"/>
          <w:lang w:eastAsia="zh-CN"/>
        </w:rPr>
        <w:t>至</w:t>
      </w:r>
      <w:r>
        <w:rPr>
          <w:rFonts w:hint="eastAsia" w:ascii="微软雅黑" w:hAnsi="微软雅黑" w:eastAsia="微软雅黑" w:cs="Times New Roman"/>
          <w:lang w:val="en-US" w:eastAsia="zh-CN"/>
        </w:rPr>
        <w:t>ACC</w:t>
      </w:r>
      <w:r>
        <w:rPr>
          <w:rFonts w:ascii="微软雅黑" w:hAnsi="微软雅黑" w:eastAsia="微软雅黑" w:cs="Times New Roman"/>
        </w:rPr>
        <w:t>的结果；</w:t>
      </w:r>
    </w:p>
    <w:p>
      <w:pPr>
        <w:pStyle w:val="31"/>
        <w:numPr>
          <w:ilvl w:val="0"/>
          <w:numId w:val="12"/>
        </w:numPr>
        <w:adjustRightInd w:val="0"/>
        <w:snapToGrid w:val="0"/>
        <w:ind w:firstLineChars="0"/>
        <w:rPr>
          <w:rFonts w:ascii="微软雅黑" w:hAnsi="微软雅黑" w:eastAsia="微软雅黑" w:cs="Times New Roman"/>
        </w:rPr>
      </w:pPr>
      <w:r>
        <w:rPr>
          <w:rFonts w:ascii="微软雅黑" w:hAnsi="微软雅黑" w:eastAsia="微软雅黑" w:cs="Times New Roman"/>
        </w:rPr>
        <w:t>交易记录上传SC的结果。</w:t>
      </w:r>
    </w:p>
    <w:p>
      <w:pPr>
        <w:pStyle w:val="5"/>
        <w:adjustRightInd w:val="0"/>
        <w:snapToGrid w:val="0"/>
        <w:ind w:left="993" w:hanging="993"/>
        <w:rPr>
          <w:rFonts w:ascii="微软雅黑" w:hAnsi="微软雅黑" w:eastAsia="微软雅黑" w:cs="Times New Roman"/>
        </w:rPr>
      </w:pPr>
      <w:r>
        <w:rPr>
          <w:rFonts w:hint="eastAsia" w:ascii="微软雅黑" w:hAnsi="微软雅黑" w:eastAsia="微软雅黑" w:cs="Times New Roman"/>
        </w:rPr>
        <w:t xml:space="preserve"> </w:t>
      </w:r>
      <w:r>
        <w:rPr>
          <w:rFonts w:ascii="微软雅黑" w:hAnsi="微软雅黑" w:eastAsia="微软雅黑" w:cs="Times New Roman"/>
        </w:rPr>
        <w:t>交易记录保存</w:t>
      </w:r>
    </w:p>
    <w:p>
      <w:pPr>
        <w:adjustRightInd w:val="0"/>
        <w:snapToGrid w:val="0"/>
        <w:ind w:firstLine="420"/>
        <w:rPr>
          <w:rFonts w:ascii="微软雅黑" w:hAnsi="微软雅黑" w:eastAsia="微软雅黑" w:cs="Times New Roman"/>
          <w:color w:val="000000" w:themeColor="text1"/>
        </w:rPr>
      </w:pPr>
      <w:r>
        <w:rPr>
          <w:rFonts w:ascii="微软雅黑" w:hAnsi="微软雅黑" w:eastAsia="微软雅黑" w:cs="Times New Roman"/>
          <w:color w:val="000000" w:themeColor="text1"/>
        </w:rPr>
        <w:t>扫码数据需在闸机终端本地存储，数据需至少保存72小时，且不少于50000条数据。</w:t>
      </w:r>
    </w:p>
    <w:p>
      <w:pPr>
        <w:pStyle w:val="5"/>
        <w:adjustRightInd w:val="0"/>
        <w:snapToGrid w:val="0"/>
        <w:ind w:left="1276" w:hanging="1276"/>
        <w:rPr>
          <w:rFonts w:ascii="微软雅黑" w:hAnsi="微软雅黑" w:eastAsia="微软雅黑" w:cs="Times New Roman"/>
        </w:rPr>
      </w:pPr>
      <w:r>
        <w:rPr>
          <w:rFonts w:ascii="微软雅黑" w:hAnsi="微软雅黑" w:eastAsia="微软雅黑" w:cs="Times New Roman"/>
        </w:rPr>
        <w:t>交易记录上传</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闸机终端校验二维码合法性通过、本机业务验证、联机业务验证通过后，需要根据数据构造要求，向</w:t>
      </w:r>
      <w:r>
        <w:rPr>
          <w:rFonts w:hint="eastAsia" w:ascii="微软雅黑" w:hAnsi="微软雅黑" w:eastAsia="微软雅黑" w:cs="Times New Roman"/>
          <w:lang w:val="en-US" w:eastAsia="zh-CN"/>
        </w:rPr>
        <w:t>ACC</w:t>
      </w:r>
      <w:r>
        <w:rPr>
          <w:rFonts w:ascii="微软雅黑" w:hAnsi="微软雅黑" w:eastAsia="微软雅黑" w:cs="Times New Roman"/>
        </w:rPr>
        <w:t>上传交易数据。</w:t>
      </w:r>
    </w:p>
    <w:p>
      <w:pPr>
        <w:pStyle w:val="6"/>
        <w:adjustRightInd w:val="0"/>
        <w:snapToGrid w:val="0"/>
        <w:rPr>
          <w:rFonts w:ascii="微软雅黑" w:hAnsi="微软雅黑" w:eastAsia="微软雅黑" w:cs="Times New Roman"/>
        </w:rPr>
      </w:pPr>
      <w:r>
        <w:rPr>
          <w:rFonts w:ascii="微软雅黑" w:hAnsi="微软雅黑" w:eastAsia="微软雅黑" w:cs="Times New Roman"/>
        </w:rPr>
        <w:t>交易数据实时上传</w:t>
      </w:r>
      <w:r>
        <w:rPr>
          <w:rFonts w:hint="eastAsia" w:ascii="微软雅黑" w:hAnsi="微软雅黑" w:eastAsia="微软雅黑" w:cs="Times New Roman"/>
          <w:lang w:val="en-US" w:eastAsia="zh-CN"/>
        </w:rPr>
        <w:t>ACC清分系统</w:t>
      </w:r>
    </w:p>
    <w:p>
      <w:pPr>
        <w:adjustRightInd w:val="0"/>
        <w:snapToGrid w:val="0"/>
        <w:ind w:firstLine="420"/>
        <w:jc w:val="left"/>
        <w:rPr>
          <w:rFonts w:ascii="微软雅黑" w:hAnsi="微软雅黑" w:eastAsia="微软雅黑" w:cs="Times New Roman"/>
        </w:rPr>
      </w:pPr>
      <w:r>
        <w:rPr>
          <w:rFonts w:ascii="微软雅黑" w:hAnsi="微软雅黑" w:eastAsia="微软雅黑" w:cs="Times New Roman"/>
        </w:rPr>
        <w:t>二维码交易数据需实时上传到</w:t>
      </w:r>
      <w:r>
        <w:rPr>
          <w:rFonts w:hint="eastAsia" w:ascii="微软雅黑" w:hAnsi="微软雅黑" w:eastAsia="微软雅黑" w:cs="Times New Roman"/>
          <w:lang w:val="en-US" w:eastAsia="zh-CN"/>
        </w:rPr>
        <w:t>ACC清分系统</w:t>
      </w:r>
      <w:r>
        <w:rPr>
          <w:rFonts w:ascii="微软雅黑" w:hAnsi="微软雅黑" w:eastAsia="微软雅黑" w:cs="Times New Roman"/>
        </w:rPr>
        <w:t>，调用</w:t>
      </w:r>
      <w:r>
        <w:rPr>
          <w:rFonts w:hint="eastAsia" w:ascii="微软雅黑" w:hAnsi="微软雅黑" w:eastAsia="微软雅黑" w:cs="Times New Roman"/>
          <w:lang w:val="en-US" w:eastAsia="zh-CN"/>
        </w:rPr>
        <w:t>ACC</w:t>
      </w:r>
      <w:r>
        <w:rPr>
          <w:rFonts w:ascii="微软雅黑" w:hAnsi="微软雅黑" w:eastAsia="微软雅黑" w:cs="Times New Roman"/>
        </w:rPr>
        <w:t>提供的接口，按照定义的数据格式，进行上传，接口和指令参考</w:t>
      </w:r>
      <w:commentRangeStart w:id="8"/>
      <w:r>
        <w:rPr>
          <w:rFonts w:ascii="微软雅黑" w:hAnsi="微软雅黑" w:eastAsia="微软雅黑" w:cs="Times New Roman"/>
        </w:rPr>
        <w:t>《成都公共交通智慧出行移动支付技术规范—01二维码应用行业受理接口规范.docx》</w:t>
      </w:r>
      <w:commentRangeEnd w:id="8"/>
      <w:r>
        <w:commentReference w:id="8"/>
      </w:r>
      <w:r>
        <w:rPr>
          <w:rFonts w:ascii="微软雅黑" w:hAnsi="微软雅黑" w:eastAsia="微软雅黑" w:cs="Times New Roman"/>
        </w:rPr>
        <w:t>，数据格式定义如下：</w:t>
      </w:r>
    </w:p>
    <w:p>
      <w:pPr>
        <w:pStyle w:val="31"/>
        <w:numPr>
          <w:ilvl w:val="6"/>
          <w:numId w:val="2"/>
        </w:numPr>
        <w:tabs>
          <w:tab w:val="left" w:pos="0"/>
          <w:tab w:val="clear" w:pos="2940"/>
        </w:tabs>
        <w:adjustRightInd w:val="0"/>
        <w:snapToGrid w:val="0"/>
        <w:ind w:left="284" w:hanging="284" w:firstLineChars="0"/>
        <w:jc w:val="left"/>
        <w:rPr>
          <w:rFonts w:ascii="微软雅黑" w:hAnsi="微软雅黑" w:eastAsia="微软雅黑" w:cs="Times New Roman"/>
        </w:rPr>
      </w:pPr>
      <w:r>
        <w:rPr>
          <w:rFonts w:ascii="微软雅黑" w:hAnsi="微软雅黑" w:eastAsia="微软雅黑" w:cs="Times New Roman"/>
        </w:rPr>
        <w:t>指令概述：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指令功能概述</w:t>
            </w:r>
          </w:p>
        </w:tc>
        <w:tc>
          <w:tcPr>
            <w:tcW w:w="685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扫码数据实时上传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指令码</w:t>
            </w:r>
          </w:p>
        </w:tc>
        <w:tc>
          <w:tcPr>
            <w:tcW w:w="685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B0H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指令发起方</w:t>
            </w:r>
          </w:p>
        </w:tc>
        <w:tc>
          <w:tcPr>
            <w:tcW w:w="685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根据接入方式不同，接口发起方为行业受理系统的前置子系统或者二维码终端，如地铁闸机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指令服务方</w:t>
            </w:r>
          </w:p>
        </w:tc>
        <w:tc>
          <w:tcPr>
            <w:tcW w:w="6854" w:type="dxa"/>
            <w:vAlign w:val="center"/>
          </w:tcPr>
          <w:p>
            <w:pPr>
              <w:adjustRightInd w:val="0"/>
              <w:snapToGrid w:val="0"/>
              <w:rPr>
                <w:rFonts w:ascii="微软雅黑" w:hAnsi="微软雅黑" w:eastAsia="微软雅黑" w:cs="Times New Roman"/>
                <w:sz w:val="21"/>
                <w:szCs w:val="21"/>
              </w:rPr>
            </w:pPr>
            <w:r>
              <w:rPr>
                <w:rFonts w:hint="eastAsia" w:ascii="微软雅黑" w:hAnsi="微软雅黑" w:eastAsia="微软雅黑" w:cs="Times New Roman"/>
                <w:sz w:val="21"/>
                <w:szCs w:val="21"/>
                <w:lang w:val="en-US" w:eastAsia="zh-CN"/>
              </w:rPr>
              <w:t>ACC</w:t>
            </w:r>
            <w:r>
              <w:rPr>
                <w:rFonts w:ascii="微软雅黑" w:hAnsi="微软雅黑" w:eastAsia="微软雅黑" w:cs="Times New Roman"/>
                <w:sz w:val="21"/>
                <w:szCs w:val="21"/>
              </w:rPr>
              <w:t>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备注</w:t>
            </w:r>
          </w:p>
        </w:tc>
        <w:tc>
          <w:tcPr>
            <w:tcW w:w="685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二维码终端在完成乘车扫码后应由终端或者终端的后台系统实时将扫码数据上传给</w:t>
            </w:r>
            <w:r>
              <w:rPr>
                <w:rFonts w:hint="eastAsia" w:ascii="微软雅黑" w:hAnsi="微软雅黑" w:eastAsia="微软雅黑" w:cs="Times New Roman"/>
                <w:sz w:val="21"/>
                <w:szCs w:val="21"/>
                <w:lang w:val="en-US" w:eastAsia="zh-CN"/>
              </w:rPr>
              <w:t>ACC清分系统</w:t>
            </w:r>
            <w:r>
              <w:rPr>
                <w:rFonts w:ascii="微软雅黑" w:hAnsi="微软雅黑" w:eastAsia="微软雅黑" w:cs="Times New Roman"/>
                <w:sz w:val="21"/>
                <w:szCs w:val="21"/>
              </w:rPr>
              <w:t>。</w:t>
            </w:r>
          </w:p>
        </w:tc>
      </w:tr>
    </w:tbl>
    <w:p>
      <w:pPr>
        <w:pStyle w:val="31"/>
        <w:numPr>
          <w:ilvl w:val="6"/>
          <w:numId w:val="2"/>
        </w:numPr>
        <w:tabs>
          <w:tab w:val="left" w:pos="0"/>
          <w:tab w:val="clear" w:pos="2940"/>
        </w:tabs>
        <w:adjustRightInd w:val="0"/>
        <w:snapToGrid w:val="0"/>
        <w:ind w:left="284" w:hanging="284" w:firstLineChars="0"/>
        <w:jc w:val="left"/>
        <w:rPr>
          <w:rFonts w:ascii="微软雅黑" w:hAnsi="微软雅黑" w:eastAsia="微软雅黑" w:cs="Times New Roman"/>
        </w:rPr>
      </w:pPr>
      <w:r>
        <w:rPr>
          <w:rFonts w:ascii="微软雅黑" w:hAnsi="微软雅黑" w:eastAsia="微软雅黑" w:cs="Times New Roman"/>
        </w:rPr>
        <w:t>指令请求数据格式</w:t>
      </w:r>
    </w:p>
    <w:tbl>
      <w:tblPr>
        <w:tblStyle w:val="19"/>
        <w:tblW w:w="8506" w:type="dxa"/>
        <w:tblInd w:w="-91"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
      <w:tblGrid>
        <w:gridCol w:w="709"/>
        <w:gridCol w:w="1560"/>
        <w:gridCol w:w="1559"/>
        <w:gridCol w:w="709"/>
        <w:gridCol w:w="992"/>
        <w:gridCol w:w="2977"/>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rPr>
          <w:trHeight w:val="443" w:hRule="atLeast"/>
        </w:trPr>
        <w:tc>
          <w:tcPr>
            <w:tcW w:w="709" w:type="dxa"/>
            <w:tcBorders>
              <w:top w:val="single" w:color="auto" w:sz="2" w:space="0"/>
              <w:left w:val="single" w:color="auto" w:sz="2" w:space="0"/>
              <w:bottom w:val="single" w:color="auto" w:sz="2" w:space="0"/>
              <w:right w:val="single" w:color="auto" w:sz="2" w:space="0"/>
            </w:tcBorders>
            <w:shd w:val="clear" w:color="auto" w:fill="BEBEBE" w:themeFill="background1"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序号</w:t>
            </w:r>
          </w:p>
        </w:tc>
        <w:tc>
          <w:tcPr>
            <w:tcW w:w="1560" w:type="dxa"/>
            <w:tcBorders>
              <w:top w:val="single" w:color="auto" w:sz="2" w:space="0"/>
              <w:left w:val="single" w:color="auto" w:sz="2" w:space="0"/>
              <w:bottom w:val="single" w:color="auto" w:sz="2" w:space="0"/>
              <w:right w:val="single" w:color="auto" w:sz="2" w:space="0"/>
            </w:tcBorders>
            <w:shd w:val="clear" w:color="auto" w:fill="BEBEBE" w:themeFill="background1"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数据元标识</w:t>
            </w:r>
          </w:p>
        </w:tc>
        <w:tc>
          <w:tcPr>
            <w:tcW w:w="1559" w:type="dxa"/>
            <w:tcBorders>
              <w:top w:val="single" w:color="auto" w:sz="2" w:space="0"/>
              <w:left w:val="single" w:color="auto" w:sz="2" w:space="0"/>
              <w:bottom w:val="single" w:color="auto" w:sz="2" w:space="0"/>
              <w:right w:val="single" w:color="auto" w:sz="2" w:space="0"/>
            </w:tcBorders>
            <w:shd w:val="clear" w:color="auto" w:fill="BEBEBE" w:themeFill="background1" w:themeFillShade="BF"/>
          </w:tcPr>
          <w:p>
            <w:pPr>
              <w:adjustRightInd w:val="0"/>
              <w:snapToGrid w:val="0"/>
              <w:spacing w:before="120"/>
              <w:ind w:firstLine="49"/>
              <w:jc w:val="center"/>
              <w:rPr>
                <w:rFonts w:ascii="微软雅黑" w:hAnsi="微软雅黑" w:eastAsia="微软雅黑" w:cs="Times New Roman"/>
                <w:b/>
                <w:sz w:val="21"/>
                <w:szCs w:val="21"/>
              </w:rPr>
            </w:pPr>
            <w:r>
              <w:rPr>
                <w:rFonts w:ascii="微软雅黑" w:hAnsi="微软雅黑" w:eastAsia="微软雅黑" w:cs="Times New Roman"/>
                <w:b/>
                <w:sz w:val="21"/>
                <w:szCs w:val="21"/>
              </w:rPr>
              <w:t>数据元名称</w:t>
            </w:r>
          </w:p>
        </w:tc>
        <w:tc>
          <w:tcPr>
            <w:tcW w:w="709" w:type="dxa"/>
            <w:tcBorders>
              <w:top w:val="single" w:color="auto" w:sz="2" w:space="0"/>
              <w:left w:val="single" w:color="auto" w:sz="2" w:space="0"/>
              <w:bottom w:val="single" w:color="auto" w:sz="2" w:space="0"/>
              <w:right w:val="single" w:color="auto" w:sz="2" w:space="0"/>
            </w:tcBorders>
            <w:shd w:val="clear" w:color="auto" w:fill="BEBEBE" w:themeFill="background1"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类型</w:t>
            </w:r>
          </w:p>
        </w:tc>
        <w:tc>
          <w:tcPr>
            <w:tcW w:w="992" w:type="dxa"/>
            <w:tcBorders>
              <w:top w:val="single" w:color="auto" w:sz="2" w:space="0"/>
              <w:left w:val="single" w:color="auto" w:sz="2" w:space="0"/>
              <w:bottom w:val="single" w:color="auto" w:sz="2" w:space="0"/>
              <w:right w:val="single" w:color="auto" w:sz="2" w:space="0"/>
            </w:tcBorders>
            <w:shd w:val="clear" w:color="auto" w:fill="BEBEBE" w:themeFill="background1"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数据长度</w:t>
            </w:r>
          </w:p>
        </w:tc>
        <w:tc>
          <w:tcPr>
            <w:tcW w:w="2977" w:type="dxa"/>
            <w:tcBorders>
              <w:top w:val="single" w:color="auto" w:sz="2" w:space="0"/>
              <w:left w:val="single" w:color="auto" w:sz="2" w:space="0"/>
              <w:bottom w:val="single" w:color="auto" w:sz="2" w:space="0"/>
              <w:right w:val="single" w:color="auto" w:sz="2" w:space="0"/>
            </w:tcBorders>
            <w:shd w:val="clear" w:color="auto" w:fill="BEBEBE" w:themeFill="background1"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备注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trans_seq</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终端交易流水号</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终端交易流水号由二维码终端（如地铁闸机）在扫码验证成功后生成，单台终端的交易流水号要求不能重复。</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voucher_no</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二维码凭证号</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获取乘车二维码的凭证号信息，透传数据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3</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trip_no</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行程单号</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获取乘车二维码的行程单号信息，透传数据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app_id</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移动应用标识</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获取乘车二维码的移动应用标识信息，透传数据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5</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user_id</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用户标识</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唯一标识移动应用内的一个用户，获取乘车二维码的用户标识信息，透传数据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6</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create_time</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二维码生成时间</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14</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获取乘车二维码生成时间，透传数据</w:t>
            </w:r>
          </w:p>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当扫码数据来源为客服补登时，填写补登时间</w:t>
            </w:r>
          </w:p>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格式：YYYYMMDDHHmmSS</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7</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service_id</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业务标识</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业务标识</w:t>
            </w:r>
          </w:p>
          <w:p>
            <w:pPr>
              <w:adjustRightInd w:val="0"/>
              <w:snapToGrid w:val="0"/>
              <w:rPr>
                <w:rFonts w:ascii="微软雅黑" w:hAnsi="微软雅黑" w:eastAsia="微软雅黑" w:cs="Times New Roman"/>
                <w:sz w:val="21"/>
                <w:szCs w:val="21"/>
              </w:rPr>
            </w:pPr>
            <w:r>
              <w:rPr>
                <w:rFonts w:hint="eastAsia" w:ascii="微软雅黑" w:hAnsi="微软雅黑" w:eastAsia="微软雅黑" w:cs="Times New Roman"/>
                <w:sz w:val="21"/>
                <w:szCs w:val="21"/>
              </w:rPr>
              <w:t>01</w:t>
            </w:r>
            <w:r>
              <w:rPr>
                <w:rFonts w:ascii="微软雅黑" w:hAnsi="微软雅黑" w:eastAsia="微软雅黑" w:cs="Times New Roman"/>
                <w:sz w:val="21"/>
                <w:szCs w:val="21"/>
              </w:rPr>
              <w:t>：地铁</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voucher_type</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凭证类型</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获取乘车二维码的凭证类型，透传数据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9</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scan_</w:t>
            </w:r>
            <w:r>
              <w:rPr>
                <w:rFonts w:hint="eastAsia" w:ascii="微软雅黑" w:hAnsi="微软雅黑" w:eastAsia="微软雅黑" w:cs="Times New Roman"/>
                <w:color w:val="FF0000"/>
                <w:sz w:val="21"/>
                <w:szCs w:val="21"/>
              </w:rPr>
              <w:t>confirm_type</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扫码</w:t>
            </w:r>
            <w:r>
              <w:rPr>
                <w:rFonts w:hint="eastAsia" w:ascii="微软雅黑" w:hAnsi="微软雅黑" w:eastAsia="微软雅黑" w:cs="Times New Roman"/>
                <w:sz w:val="21"/>
                <w:szCs w:val="21"/>
              </w:rPr>
              <w:t>确认类型</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hint="eastAsia" w:ascii="微软雅黑" w:hAnsi="微软雅黑" w:eastAsia="微软雅黑" w:cs="Times New Roman"/>
                <w:sz w:val="21"/>
                <w:szCs w:val="21"/>
              </w:rPr>
              <w:t>2</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rPr>
                <w:rFonts w:ascii="微软雅黑" w:hAnsi="微软雅黑" w:eastAsia="微软雅黑" w:cs="Times New Roman"/>
                <w:color w:val="FF0000"/>
                <w:sz w:val="21"/>
                <w:szCs w:val="21"/>
              </w:rPr>
            </w:pPr>
            <w:r>
              <w:rPr>
                <w:rFonts w:hint="eastAsia" w:ascii="微软雅黑" w:hAnsi="微软雅黑" w:eastAsia="微软雅黑" w:cs="Times New Roman"/>
                <w:sz w:val="21"/>
                <w:szCs w:val="21"/>
              </w:rPr>
              <w:t>0</w:t>
            </w:r>
            <w:r>
              <w:rPr>
                <w:rFonts w:ascii="微软雅黑" w:hAnsi="微软雅黑" w:eastAsia="微软雅黑" w:cs="Times New Roman"/>
                <w:sz w:val="21"/>
                <w:szCs w:val="21"/>
              </w:rPr>
              <w:t>1：终端机具扫码；</w:t>
            </w:r>
          </w:p>
          <w:p>
            <w:pPr>
              <w:adjustRightInd w:val="0"/>
              <w:snapToGrid w:val="0"/>
              <w:rPr>
                <w:rFonts w:ascii="微软雅黑" w:hAnsi="微软雅黑" w:eastAsia="微软雅黑" w:cs="Times New Roman"/>
                <w:color w:val="000000" w:themeColor="text1"/>
                <w:sz w:val="21"/>
                <w:szCs w:val="21"/>
              </w:rPr>
            </w:pPr>
            <w:r>
              <w:rPr>
                <w:rFonts w:hint="eastAsia" w:ascii="微软雅黑" w:hAnsi="微软雅黑" w:eastAsia="微软雅黑" w:cs="Times New Roman"/>
                <w:color w:val="000000" w:themeColor="text1"/>
                <w:sz w:val="21"/>
                <w:szCs w:val="21"/>
              </w:rPr>
              <w:t>02：客服补登</w:t>
            </w:r>
            <w:r>
              <w:rPr>
                <w:rFonts w:ascii="微软雅黑" w:hAnsi="微软雅黑" w:eastAsia="微软雅黑" w:cs="Times New Roman"/>
                <w:color w:val="000000" w:themeColor="text1"/>
                <w:sz w:val="21"/>
                <w:szCs w:val="21"/>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10</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direction</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进出站标识</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hint="eastAsia" w:ascii="微软雅黑" w:hAnsi="微软雅黑" w:eastAsia="微软雅黑" w:cs="Times New Roman"/>
                <w:sz w:val="21"/>
                <w:szCs w:val="21"/>
              </w:rPr>
              <w:t>2</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hint="eastAsia" w:ascii="微软雅黑" w:hAnsi="微软雅黑" w:eastAsia="微软雅黑" w:cs="Times New Roman"/>
                <w:sz w:val="21"/>
                <w:szCs w:val="21"/>
              </w:rPr>
              <w:t>0</w:t>
            </w:r>
            <w:r>
              <w:rPr>
                <w:rFonts w:ascii="微软雅黑" w:hAnsi="微软雅黑" w:eastAsia="微软雅黑" w:cs="Times New Roman"/>
                <w:sz w:val="21"/>
                <w:szCs w:val="21"/>
              </w:rPr>
              <w:t>1：进站</w:t>
            </w:r>
            <w:r>
              <w:rPr>
                <w:rFonts w:hint="eastAsia" w:ascii="微软雅黑" w:hAnsi="微软雅黑" w:eastAsia="微软雅黑" w:cs="Times New Roman"/>
                <w:sz w:val="21"/>
                <w:szCs w:val="21"/>
              </w:rPr>
              <w:t>或上车</w:t>
            </w:r>
            <w:r>
              <w:rPr>
                <w:rFonts w:ascii="微软雅黑" w:hAnsi="微软雅黑" w:eastAsia="微软雅黑" w:cs="Times New Roman"/>
                <w:sz w:val="21"/>
                <w:szCs w:val="21"/>
              </w:rPr>
              <w:t>；</w:t>
            </w:r>
            <w:r>
              <w:rPr>
                <w:rFonts w:hint="eastAsia" w:ascii="微软雅黑" w:hAnsi="微软雅黑" w:eastAsia="微软雅黑" w:cs="Times New Roman"/>
                <w:sz w:val="21"/>
                <w:szCs w:val="21"/>
              </w:rPr>
              <w:t>0</w:t>
            </w:r>
            <w:r>
              <w:rPr>
                <w:rFonts w:ascii="微软雅黑" w:hAnsi="微软雅黑" w:eastAsia="微软雅黑" w:cs="Times New Roman"/>
                <w:sz w:val="21"/>
                <w:szCs w:val="21"/>
              </w:rPr>
              <w:t>2：出站或下车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11</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line_no</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扫码终端所属线路标识</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扫码终端所属线路编号</w:t>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扫码终端所属线路编号不允许为空</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12</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station_no</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扫码终端所属站点标识</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扫码终端所属站点编号</w:t>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扫码终端所属站点编号不允许为空</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13</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scan_time</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扫码时间</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14</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格式：YYYYMMDDHHmm</w:t>
            </w:r>
            <w:r>
              <w:rPr>
                <w:rFonts w:hint="eastAsia" w:ascii="微软雅黑" w:hAnsi="微软雅黑" w:eastAsia="微软雅黑" w:cs="Times New Roman"/>
                <w:sz w:val="21"/>
                <w:szCs w:val="21"/>
              </w:rPr>
              <w:t>ss</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rPr>
          <w:trHeight w:val="779" w:hRule="atLeast"/>
        </w:trPr>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14</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ter</w:t>
            </w:r>
            <w:r>
              <w:rPr>
                <w:rFonts w:hint="eastAsia" w:ascii="微软雅黑" w:hAnsi="微软雅黑" w:eastAsia="微软雅黑" w:cs="Times New Roman"/>
                <w:sz w:val="21"/>
                <w:szCs w:val="21"/>
              </w:rPr>
              <w:t>minal_no</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扫码终端机编号</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获取PSAM卡内的终端编号</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15</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terminal_ip</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终端IP地址</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ANS</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sz w:val="21"/>
                <w:szCs w:val="21"/>
              </w:rPr>
            </w:pPr>
            <w:r>
              <w:rPr>
                <w:rFonts w:ascii="微软雅黑" w:hAnsi="微软雅黑" w:eastAsia="微软雅黑" w:cs="Times New Roman"/>
                <w:sz w:val="21"/>
                <w:szCs w:val="21"/>
              </w:rPr>
              <w:t>15</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sz w:val="21"/>
                <w:szCs w:val="21"/>
              </w:rPr>
            </w:pPr>
            <w:r>
              <w:rPr>
                <w:rFonts w:ascii="微软雅黑" w:hAnsi="微软雅黑" w:eastAsia="微软雅黑" w:cs="Times New Roman"/>
                <w:sz w:val="21"/>
                <w:szCs w:val="21"/>
              </w:rPr>
              <w:t>扫码终端的IP地址</w:t>
            </w:r>
          </w:p>
          <w:p>
            <w:pPr>
              <w:adjustRightInd w:val="0"/>
              <w:snapToGrid w:val="0"/>
              <w:spacing w:before="156" w:beforeLines="50" w:after="156" w:afterLines="50"/>
              <w:rPr>
                <w:rFonts w:ascii="微软雅黑" w:hAnsi="微软雅黑" w:eastAsia="微软雅黑" w:cs="Times New Roman"/>
                <w:sz w:val="21"/>
                <w:szCs w:val="21"/>
              </w:rPr>
            </w:pPr>
            <w:r>
              <w:rPr>
                <w:rFonts w:hint="eastAsia" w:ascii="微软雅黑" w:hAnsi="微软雅黑" w:eastAsia="微软雅黑" w:cs="Times New Roman"/>
                <w:sz w:val="21"/>
                <w:szCs w:val="21"/>
              </w:rPr>
              <w:t>格式如：192.168.1.1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16</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qrcode</w:t>
            </w:r>
            <w:r>
              <w:rPr>
                <w:rFonts w:hint="eastAsia" w:ascii="微软雅黑" w:hAnsi="微软雅黑" w:eastAsia="微软雅黑" w:cs="Times New Roman"/>
                <w:color w:val="FF0000"/>
                <w:sz w:val="21"/>
                <w:szCs w:val="21"/>
              </w:rPr>
              <w:t>_data</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二维码元数据</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ANS</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512</w:t>
            </w: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二维码受理终端识别到的二维码元数据</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jc w:val="center"/>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17</w:t>
            </w:r>
          </w:p>
        </w:tc>
        <w:tc>
          <w:tcPr>
            <w:tcW w:w="1560"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ascii="微软雅黑" w:hAnsi="微软雅黑" w:eastAsia="微软雅黑" w:cs="Times New Roman"/>
                <w:color w:val="FF0000"/>
                <w:sz w:val="21"/>
                <w:szCs w:val="21"/>
              </w:rPr>
              <w:t>reserved</w:t>
            </w:r>
          </w:p>
        </w:tc>
        <w:tc>
          <w:tcPr>
            <w:tcW w:w="155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保留域</w:t>
            </w:r>
          </w:p>
        </w:tc>
        <w:tc>
          <w:tcPr>
            <w:tcW w:w="709"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r>
              <w:rPr>
                <w:rFonts w:hint="eastAsia" w:ascii="微软雅黑" w:hAnsi="微软雅黑" w:eastAsia="微软雅黑" w:cs="Times New Roman"/>
                <w:color w:val="FF0000"/>
                <w:sz w:val="21"/>
                <w:szCs w:val="21"/>
              </w:rPr>
              <w:t>AN</w:t>
            </w:r>
          </w:p>
        </w:tc>
        <w:tc>
          <w:tcPr>
            <w:tcW w:w="992" w:type="dxa"/>
            <w:tcBorders>
              <w:top w:val="single" w:color="auto" w:sz="2" w:space="0"/>
              <w:left w:val="single" w:color="auto" w:sz="2" w:space="0"/>
              <w:bottom w:val="single" w:color="auto" w:sz="2" w:space="0"/>
              <w:right w:val="single" w:color="auto" w:sz="2" w:space="0"/>
            </w:tcBorders>
          </w:tcPr>
          <w:p>
            <w:pPr>
              <w:adjustRightInd w:val="0"/>
              <w:snapToGrid w:val="0"/>
              <w:spacing w:before="120"/>
              <w:rPr>
                <w:rFonts w:ascii="微软雅黑" w:hAnsi="微软雅黑" w:eastAsia="微软雅黑" w:cs="Times New Roman"/>
                <w:color w:val="FF0000"/>
                <w:sz w:val="21"/>
                <w:szCs w:val="21"/>
              </w:rPr>
            </w:pPr>
          </w:p>
        </w:tc>
        <w:tc>
          <w:tcPr>
            <w:tcW w:w="2977" w:type="dxa"/>
            <w:tcBorders>
              <w:top w:val="single" w:color="auto" w:sz="2" w:space="0"/>
              <w:left w:val="single" w:color="auto" w:sz="2" w:space="0"/>
              <w:bottom w:val="single" w:color="auto" w:sz="2" w:space="0"/>
              <w:right w:val="single" w:color="auto" w:sz="2" w:space="0"/>
            </w:tcBorders>
          </w:tcPr>
          <w:p>
            <w:pPr>
              <w:adjustRightInd w:val="0"/>
              <w:snapToGrid w:val="0"/>
              <w:spacing w:before="156" w:beforeLines="50" w:after="156" w:afterLines="50"/>
              <w:rPr>
                <w:rFonts w:ascii="微软雅黑" w:hAnsi="微软雅黑" w:eastAsia="微软雅黑" w:cs="Times New Roman"/>
                <w:color w:val="FF0000"/>
                <w:sz w:val="21"/>
                <w:szCs w:val="21"/>
              </w:rPr>
            </w:pPr>
          </w:p>
        </w:tc>
      </w:tr>
    </w:tbl>
    <w:p>
      <w:pPr>
        <w:pStyle w:val="31"/>
        <w:numPr>
          <w:ilvl w:val="6"/>
          <w:numId w:val="2"/>
        </w:numPr>
        <w:tabs>
          <w:tab w:val="left" w:pos="0"/>
          <w:tab w:val="clear" w:pos="2940"/>
        </w:tabs>
        <w:adjustRightInd w:val="0"/>
        <w:snapToGrid w:val="0"/>
        <w:ind w:left="284" w:hanging="284" w:firstLineChars="0"/>
        <w:jc w:val="left"/>
        <w:rPr>
          <w:rFonts w:ascii="微软雅黑" w:hAnsi="微软雅黑" w:eastAsia="微软雅黑" w:cs="Times New Roman"/>
        </w:rPr>
      </w:pPr>
      <w:r>
        <w:rPr>
          <w:rFonts w:ascii="微软雅黑" w:hAnsi="微软雅黑" w:eastAsia="微软雅黑" w:cs="Times New Roman"/>
        </w:rPr>
        <w:t>指令返回数据格式：</w:t>
      </w:r>
    </w:p>
    <w:tbl>
      <w:tblPr>
        <w:tblStyle w:val="19"/>
        <w:tblW w:w="8506" w:type="dxa"/>
        <w:tblInd w:w="-91"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
      <w:tblGrid>
        <w:gridCol w:w="709"/>
        <w:gridCol w:w="1276"/>
        <w:gridCol w:w="1701"/>
        <w:gridCol w:w="655"/>
        <w:gridCol w:w="1188"/>
        <w:gridCol w:w="2977"/>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rPr>
          <w:trHeight w:val="373" w:hRule="atLeast"/>
        </w:trPr>
        <w:tc>
          <w:tcPr>
            <w:tcW w:w="709" w:type="dxa"/>
            <w:tcBorders>
              <w:top w:val="single" w:color="auto" w:sz="2" w:space="0"/>
              <w:left w:val="single" w:color="auto" w:sz="2" w:space="0"/>
              <w:bottom w:val="single" w:color="auto" w:sz="2" w:space="0"/>
              <w:right w:val="single" w:color="auto" w:sz="2" w:space="0"/>
            </w:tcBorders>
            <w:shd w:val="clear" w:color="auto" w:fill="AEAAAA" w:themeFill="background2"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序号</w:t>
            </w:r>
          </w:p>
        </w:tc>
        <w:tc>
          <w:tcPr>
            <w:tcW w:w="1276" w:type="dxa"/>
            <w:tcBorders>
              <w:top w:val="single" w:color="auto" w:sz="2" w:space="0"/>
              <w:left w:val="single" w:color="auto" w:sz="2" w:space="0"/>
              <w:bottom w:val="single" w:color="auto" w:sz="2" w:space="0"/>
              <w:right w:val="single" w:color="auto" w:sz="2" w:space="0"/>
            </w:tcBorders>
            <w:shd w:val="clear" w:color="auto" w:fill="AEAAAA" w:themeFill="background2"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数据元标识</w:t>
            </w:r>
          </w:p>
        </w:tc>
        <w:tc>
          <w:tcPr>
            <w:tcW w:w="1701" w:type="dxa"/>
            <w:tcBorders>
              <w:top w:val="single" w:color="auto" w:sz="2" w:space="0"/>
              <w:left w:val="single" w:color="auto" w:sz="2" w:space="0"/>
              <w:bottom w:val="single" w:color="auto" w:sz="2" w:space="0"/>
              <w:right w:val="single" w:color="auto" w:sz="2" w:space="0"/>
            </w:tcBorders>
            <w:shd w:val="clear" w:color="auto" w:fill="AEAAAA" w:themeFill="background2"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数据元名称</w:t>
            </w:r>
          </w:p>
        </w:tc>
        <w:tc>
          <w:tcPr>
            <w:tcW w:w="655" w:type="dxa"/>
            <w:tcBorders>
              <w:top w:val="single" w:color="auto" w:sz="2" w:space="0"/>
              <w:left w:val="single" w:color="auto" w:sz="2" w:space="0"/>
              <w:bottom w:val="single" w:color="auto" w:sz="2" w:space="0"/>
              <w:right w:val="single" w:color="auto" w:sz="2" w:space="0"/>
            </w:tcBorders>
            <w:shd w:val="clear" w:color="auto" w:fill="AEAAAA" w:themeFill="background2"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类型</w:t>
            </w:r>
          </w:p>
        </w:tc>
        <w:tc>
          <w:tcPr>
            <w:tcW w:w="1188" w:type="dxa"/>
            <w:tcBorders>
              <w:top w:val="single" w:color="auto" w:sz="2" w:space="0"/>
              <w:left w:val="single" w:color="auto" w:sz="2" w:space="0"/>
              <w:bottom w:val="single" w:color="auto" w:sz="2" w:space="0"/>
              <w:right w:val="single" w:color="auto" w:sz="2" w:space="0"/>
            </w:tcBorders>
            <w:shd w:val="clear" w:color="auto" w:fill="AEAAAA" w:themeFill="background2"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数据长度</w:t>
            </w:r>
          </w:p>
        </w:tc>
        <w:tc>
          <w:tcPr>
            <w:tcW w:w="2977" w:type="dxa"/>
            <w:tcBorders>
              <w:top w:val="single" w:color="auto" w:sz="2" w:space="0"/>
              <w:left w:val="single" w:color="auto" w:sz="2" w:space="0"/>
              <w:bottom w:val="single" w:color="auto" w:sz="2" w:space="0"/>
              <w:right w:val="single" w:color="auto" w:sz="2" w:space="0"/>
            </w:tcBorders>
            <w:shd w:val="clear" w:color="auto" w:fill="AEAAAA" w:themeFill="background2" w:themeFillShade="BF"/>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备注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51" w:type="dxa"/>
            <w:bottom w:w="0" w:type="dxa"/>
            <w:right w:w="51" w:type="dxa"/>
          </w:tblCellMar>
        </w:tblPrEx>
        <w:tc>
          <w:tcPr>
            <w:tcW w:w="709" w:type="dxa"/>
            <w:tcBorders>
              <w:top w:val="single" w:color="auto" w:sz="2" w:space="0"/>
              <w:left w:val="single" w:color="auto" w:sz="2" w:space="0"/>
              <w:bottom w:val="single" w:color="auto" w:sz="2" w:space="0"/>
              <w:right w:val="single" w:color="auto" w:sz="2" w:space="0"/>
            </w:tcBorders>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1276" w:type="dxa"/>
            <w:tcBorders>
              <w:top w:val="single" w:color="auto" w:sz="2" w:space="0"/>
              <w:left w:val="single" w:color="auto" w:sz="2" w:space="0"/>
              <w:bottom w:val="single" w:color="auto" w:sz="2" w:space="0"/>
              <w:right w:val="single" w:color="auto" w:sz="2" w:space="0"/>
            </w:tcBorders>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trans_seq</w:t>
            </w:r>
          </w:p>
        </w:tc>
        <w:tc>
          <w:tcPr>
            <w:tcW w:w="1701" w:type="dxa"/>
            <w:tcBorders>
              <w:top w:val="single" w:color="auto" w:sz="2" w:space="0"/>
              <w:left w:val="single" w:color="auto" w:sz="2" w:space="0"/>
              <w:bottom w:val="single" w:color="auto" w:sz="2" w:space="0"/>
              <w:right w:val="single" w:color="auto" w:sz="2" w:space="0"/>
            </w:tcBorders>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终端交易流水号</w:t>
            </w:r>
          </w:p>
        </w:tc>
        <w:tc>
          <w:tcPr>
            <w:tcW w:w="655" w:type="dxa"/>
            <w:tcBorders>
              <w:top w:val="single" w:color="auto" w:sz="2" w:space="0"/>
              <w:left w:val="single" w:color="auto" w:sz="2" w:space="0"/>
              <w:bottom w:val="single" w:color="auto" w:sz="2" w:space="0"/>
              <w:right w:val="single" w:color="auto" w:sz="2" w:space="0"/>
            </w:tcBorders>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AN</w:t>
            </w:r>
          </w:p>
        </w:tc>
        <w:tc>
          <w:tcPr>
            <w:tcW w:w="1188" w:type="dxa"/>
            <w:tcBorders>
              <w:top w:val="single" w:color="auto" w:sz="2" w:space="0"/>
              <w:left w:val="single" w:color="auto" w:sz="2" w:space="0"/>
              <w:bottom w:val="single" w:color="auto" w:sz="2" w:space="0"/>
              <w:right w:val="single" w:color="auto" w:sz="2" w:space="0"/>
            </w:tcBorders>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16</w:t>
            </w:r>
          </w:p>
        </w:tc>
        <w:tc>
          <w:tcPr>
            <w:tcW w:w="2977" w:type="dxa"/>
            <w:tcBorders>
              <w:top w:val="single" w:color="auto" w:sz="2" w:space="0"/>
              <w:left w:val="single" w:color="auto" w:sz="2" w:space="0"/>
              <w:bottom w:val="single" w:color="auto" w:sz="2" w:space="0"/>
              <w:right w:val="single" w:color="auto" w:sz="2" w:space="0"/>
            </w:tcBorders>
            <w:vAlign w:val="center"/>
          </w:tcPr>
          <w:p>
            <w:pPr>
              <w:adjustRightInd w:val="0"/>
              <w:snapToGrid w:val="0"/>
              <w:spacing w:before="120"/>
              <w:jc w:val="center"/>
              <w:rPr>
                <w:rFonts w:ascii="微软雅黑" w:hAnsi="微软雅黑" w:eastAsia="微软雅黑" w:cs="Times New Roman"/>
                <w:sz w:val="21"/>
                <w:szCs w:val="21"/>
              </w:rPr>
            </w:pPr>
          </w:p>
        </w:tc>
      </w:tr>
    </w:tbl>
    <w:p>
      <w:pPr>
        <w:pStyle w:val="31"/>
        <w:numPr>
          <w:ilvl w:val="6"/>
          <w:numId w:val="2"/>
        </w:numPr>
        <w:tabs>
          <w:tab w:val="left" w:pos="0"/>
          <w:tab w:val="clear" w:pos="2940"/>
        </w:tabs>
        <w:adjustRightInd w:val="0"/>
        <w:snapToGrid w:val="0"/>
        <w:ind w:left="284" w:hanging="284" w:firstLineChars="0"/>
        <w:jc w:val="left"/>
        <w:rPr>
          <w:rFonts w:ascii="微软雅黑" w:hAnsi="微软雅黑" w:eastAsia="微软雅黑" w:cs="Times New Roman"/>
        </w:rPr>
      </w:pPr>
      <w:r>
        <w:rPr>
          <w:rFonts w:ascii="微软雅黑" w:hAnsi="微软雅黑" w:eastAsia="微软雅黑" w:cs="Times New Roman"/>
        </w:rPr>
        <w:t>异常处理</w:t>
      </w:r>
    </w:p>
    <w:p>
      <w:pPr>
        <w:pStyle w:val="31"/>
        <w:tabs>
          <w:tab w:val="left" w:pos="0"/>
        </w:tabs>
        <w:adjustRightInd w:val="0"/>
        <w:snapToGrid w:val="0"/>
        <w:ind w:firstLine="424" w:firstLineChars="177"/>
        <w:jc w:val="left"/>
        <w:rPr>
          <w:rFonts w:ascii="微软雅黑" w:hAnsi="微软雅黑" w:eastAsia="微软雅黑" w:cs="Times New Roman"/>
        </w:rPr>
      </w:pPr>
      <w:r>
        <w:rPr>
          <w:rFonts w:ascii="微软雅黑" w:hAnsi="微软雅黑" w:eastAsia="微软雅黑" w:cs="Times New Roman"/>
        </w:rPr>
        <w:t>扫码数据实时上传接口为幂等接口，在接口响应失败的情况下，闸机终端可重新发起请求，直到成功为止。闸机终端应实现对上传失败的扫码数据进行数据重发功能，支持在与前置服务器网络断连恢复、或其他异常情况恢复后的数据重新上传功能，重传数据应保证终端交易流水号等扫码数据不变，离线数据至少保存时间为72小时，且不少于50000条数据。交通行业二维码平台应保障不会重复处理数据。</w:t>
      </w:r>
    </w:p>
    <w:p>
      <w:pPr>
        <w:pStyle w:val="6"/>
        <w:adjustRightInd w:val="0"/>
        <w:snapToGrid w:val="0"/>
        <w:rPr>
          <w:rFonts w:ascii="微软雅黑" w:hAnsi="微软雅黑" w:eastAsia="微软雅黑" w:cs="Times New Roman"/>
        </w:rPr>
      </w:pPr>
      <w:commentRangeStart w:id="9"/>
      <w:r>
        <w:rPr>
          <w:rFonts w:ascii="微软雅黑" w:hAnsi="微软雅黑" w:eastAsia="微软雅黑" w:cs="Times New Roman"/>
        </w:rPr>
        <w:t>交易数据上传SC</w:t>
      </w:r>
    </w:p>
    <w:p>
      <w:pPr>
        <w:adjustRightInd w:val="0"/>
        <w:snapToGrid w:val="0"/>
        <w:ind w:left="420"/>
        <w:rPr>
          <w:rFonts w:ascii="微软雅黑" w:hAnsi="微软雅黑" w:eastAsia="微软雅黑" w:cs="Times New Roman"/>
        </w:rPr>
      </w:pPr>
      <w:r>
        <w:rPr>
          <w:rFonts w:ascii="微软雅黑" w:hAnsi="微软雅黑" w:eastAsia="微软雅黑" w:cs="Times New Roman"/>
        </w:rPr>
        <w:t>交易记录需要上传到SC，为二维码交易定义的交易类型和交易格式代号为：</w:t>
      </w:r>
    </w:p>
    <w:tbl>
      <w:tblPr>
        <w:tblStyle w:val="19"/>
        <w:tblW w:w="85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1"/>
        <w:gridCol w:w="1607"/>
        <w:gridCol w:w="2378"/>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2691" w:type="dxa"/>
            <w:shd w:val="clear" w:color="auto" w:fill="C0C0C0"/>
            <w:vAlign w:val="center"/>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交易名称</w:t>
            </w:r>
          </w:p>
        </w:tc>
        <w:tc>
          <w:tcPr>
            <w:tcW w:w="1607" w:type="dxa"/>
            <w:shd w:val="clear" w:color="auto" w:fill="C0C0C0"/>
            <w:vAlign w:val="center"/>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交易类型</w:t>
            </w:r>
          </w:p>
        </w:tc>
        <w:tc>
          <w:tcPr>
            <w:tcW w:w="2378" w:type="dxa"/>
            <w:shd w:val="clear" w:color="auto" w:fill="C0C0C0"/>
            <w:vAlign w:val="center"/>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交易格式代号</w:t>
            </w:r>
          </w:p>
        </w:tc>
        <w:tc>
          <w:tcPr>
            <w:tcW w:w="1890" w:type="dxa"/>
            <w:shd w:val="clear" w:color="auto" w:fill="C0C0C0"/>
            <w:vAlign w:val="center"/>
          </w:tcPr>
          <w:p>
            <w:pPr>
              <w:adjustRightInd w:val="0"/>
              <w:snapToGrid w:val="0"/>
              <w:spacing w:before="120"/>
              <w:jc w:val="center"/>
              <w:rPr>
                <w:rFonts w:ascii="微软雅黑" w:hAnsi="微软雅黑" w:eastAsia="微软雅黑" w:cs="Times New Roman"/>
                <w:b/>
                <w:sz w:val="21"/>
                <w:szCs w:val="21"/>
              </w:rPr>
            </w:pPr>
            <w:r>
              <w:rPr>
                <w:rFonts w:ascii="微软雅黑" w:hAnsi="微软雅黑" w:eastAsia="微软雅黑" w:cs="Times New Roman"/>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691" w:type="dxa"/>
            <w:shd w:val="clear" w:color="auto" w:fill="auto"/>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地铁消费起始（二维码）</w:t>
            </w:r>
          </w:p>
        </w:tc>
        <w:tc>
          <w:tcPr>
            <w:tcW w:w="1607" w:type="dxa"/>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25</w:t>
            </w:r>
          </w:p>
        </w:tc>
        <w:tc>
          <w:tcPr>
            <w:tcW w:w="2378" w:type="dxa"/>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256</w:t>
            </w:r>
          </w:p>
        </w:tc>
        <w:tc>
          <w:tcPr>
            <w:tcW w:w="1890" w:type="dxa"/>
            <w:shd w:val="clear" w:color="auto" w:fill="auto"/>
            <w:vAlign w:val="center"/>
          </w:tcPr>
          <w:p>
            <w:pPr>
              <w:adjustRightInd w:val="0"/>
              <w:snapToGrid w:val="0"/>
              <w:spacing w:before="120"/>
              <w:jc w:val="center"/>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691" w:type="dxa"/>
            <w:shd w:val="clear" w:color="auto" w:fill="auto"/>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地铁消费结算（二维码）</w:t>
            </w:r>
          </w:p>
        </w:tc>
        <w:tc>
          <w:tcPr>
            <w:tcW w:w="1607" w:type="dxa"/>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26</w:t>
            </w:r>
          </w:p>
        </w:tc>
        <w:tc>
          <w:tcPr>
            <w:tcW w:w="2378" w:type="dxa"/>
            <w:vAlign w:val="center"/>
          </w:tcPr>
          <w:p>
            <w:pPr>
              <w:adjustRightInd w:val="0"/>
              <w:snapToGrid w:val="0"/>
              <w:spacing w:before="120"/>
              <w:jc w:val="center"/>
              <w:rPr>
                <w:rFonts w:ascii="微软雅黑" w:hAnsi="微软雅黑" w:eastAsia="微软雅黑" w:cs="Times New Roman"/>
                <w:sz w:val="21"/>
                <w:szCs w:val="21"/>
              </w:rPr>
            </w:pPr>
            <w:r>
              <w:rPr>
                <w:rFonts w:ascii="微软雅黑" w:hAnsi="微软雅黑" w:eastAsia="微软雅黑" w:cs="Times New Roman"/>
                <w:sz w:val="21"/>
                <w:szCs w:val="21"/>
              </w:rPr>
              <w:t>256</w:t>
            </w:r>
          </w:p>
        </w:tc>
        <w:tc>
          <w:tcPr>
            <w:tcW w:w="1890" w:type="dxa"/>
            <w:shd w:val="clear" w:color="auto" w:fill="auto"/>
            <w:vAlign w:val="center"/>
          </w:tcPr>
          <w:p>
            <w:pPr>
              <w:adjustRightInd w:val="0"/>
              <w:snapToGrid w:val="0"/>
              <w:spacing w:before="120"/>
              <w:jc w:val="center"/>
              <w:rPr>
                <w:rFonts w:ascii="微软雅黑" w:hAnsi="微软雅黑" w:eastAsia="微软雅黑" w:cs="Times New Roman"/>
                <w:sz w:val="21"/>
                <w:szCs w:val="21"/>
              </w:rPr>
            </w:pPr>
          </w:p>
        </w:tc>
      </w:tr>
    </w:tbl>
    <w:p>
      <w:pPr>
        <w:adjustRightInd w:val="0"/>
        <w:snapToGrid w:val="0"/>
        <w:ind w:firstLine="420"/>
        <w:rPr>
          <w:rFonts w:ascii="微软雅黑" w:hAnsi="微软雅黑" w:eastAsia="微软雅黑" w:cs="Times New Roman"/>
        </w:rPr>
      </w:pPr>
      <w:r>
        <w:rPr>
          <w:rFonts w:ascii="微软雅黑" w:hAnsi="微软雅黑" w:eastAsia="微软雅黑" w:cs="Times New Roman"/>
        </w:rPr>
        <w:t>对使用二维码的进站交易，定义交易类型为25，交易格式代号为256；对使用二维码的出站交易，交易类型定义为26，交易格式代号定义为256。</w:t>
      </w:r>
      <w:commentRangeEnd w:id="9"/>
      <w:r>
        <w:commentReference w:id="9"/>
      </w:r>
    </w:p>
    <w:p>
      <w:pPr>
        <w:pStyle w:val="7"/>
        <w:adjustRightInd w:val="0"/>
        <w:snapToGrid w:val="0"/>
        <w:ind w:left="284" w:hanging="284"/>
        <w:rPr>
          <w:rFonts w:ascii="微软雅黑" w:hAnsi="微软雅黑" w:eastAsia="微软雅黑" w:cs="Times New Roman"/>
        </w:rPr>
      </w:pPr>
      <w:r>
        <w:rPr>
          <w:rFonts w:ascii="微软雅黑" w:hAnsi="微软雅黑" w:eastAsia="微软雅黑" w:cs="Times New Roman"/>
        </w:rPr>
        <w:t>进站交易数据定义</w:t>
      </w:r>
    </w:p>
    <w:p>
      <w:pPr>
        <w:pStyle w:val="43"/>
        <w:adjustRightInd w:val="0"/>
        <w:snapToGrid w:val="0"/>
        <w:spacing w:before="156" w:line="240" w:lineRule="auto"/>
        <w:rPr>
          <w:rFonts w:ascii="微软雅黑" w:hAnsi="微软雅黑" w:eastAsia="微软雅黑"/>
        </w:rPr>
      </w:pPr>
      <w:r>
        <w:rPr>
          <w:rFonts w:ascii="微软雅黑" w:hAnsi="微软雅黑" w:eastAsia="微软雅黑"/>
        </w:rPr>
        <w:t>适用协议版本：00</w:t>
      </w:r>
    </w:p>
    <w:tbl>
      <w:tblPr>
        <w:tblStyle w:val="19"/>
        <w:tblW w:w="8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
      <w:tblGrid>
        <w:gridCol w:w="1232"/>
        <w:gridCol w:w="709"/>
        <w:gridCol w:w="1134"/>
        <w:gridCol w:w="1134"/>
        <w:gridCol w:w="4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314" w:hRule="atLeast"/>
        </w:trPr>
        <w:tc>
          <w:tcPr>
            <w:tcW w:w="1232" w:type="dxa"/>
            <w:shd w:val="clear" w:color="auto" w:fill="C0C0C0"/>
            <w:vAlign w:val="center"/>
          </w:tcPr>
          <w:p>
            <w:pPr>
              <w:adjustRightInd w:val="0"/>
              <w:snapToGrid w:val="0"/>
              <w:spacing w:before="120"/>
              <w:rPr>
                <w:rFonts w:ascii="微软雅黑" w:hAnsi="微软雅黑" w:eastAsia="微软雅黑" w:cs="Times New Roman"/>
                <w:b/>
                <w:sz w:val="21"/>
                <w:szCs w:val="21"/>
              </w:rPr>
            </w:pPr>
            <w:r>
              <w:rPr>
                <w:rFonts w:ascii="微软雅黑" w:hAnsi="微软雅黑" w:eastAsia="微软雅黑" w:cs="Times New Roman"/>
                <w:b/>
                <w:sz w:val="21"/>
                <w:szCs w:val="21"/>
              </w:rPr>
              <w:t>名称</w:t>
            </w:r>
          </w:p>
        </w:tc>
        <w:tc>
          <w:tcPr>
            <w:tcW w:w="709" w:type="dxa"/>
            <w:shd w:val="clear" w:color="auto" w:fill="C0C0C0"/>
            <w:vAlign w:val="center"/>
          </w:tcPr>
          <w:p>
            <w:pPr>
              <w:adjustRightInd w:val="0"/>
              <w:snapToGrid w:val="0"/>
              <w:spacing w:before="120"/>
              <w:rPr>
                <w:rFonts w:ascii="微软雅黑" w:hAnsi="微软雅黑" w:eastAsia="微软雅黑" w:cs="Times New Roman"/>
                <w:b/>
                <w:sz w:val="21"/>
                <w:szCs w:val="21"/>
              </w:rPr>
            </w:pPr>
            <w:r>
              <w:rPr>
                <w:rFonts w:ascii="微软雅黑" w:hAnsi="微软雅黑" w:eastAsia="微软雅黑" w:cs="Times New Roman"/>
                <w:b/>
                <w:sz w:val="21"/>
                <w:szCs w:val="21"/>
              </w:rPr>
              <w:t>类型</w:t>
            </w:r>
          </w:p>
        </w:tc>
        <w:tc>
          <w:tcPr>
            <w:tcW w:w="1134" w:type="dxa"/>
            <w:shd w:val="clear" w:color="auto" w:fill="C0C0C0"/>
            <w:vAlign w:val="center"/>
          </w:tcPr>
          <w:p>
            <w:pPr>
              <w:adjustRightInd w:val="0"/>
              <w:snapToGrid w:val="0"/>
              <w:spacing w:before="120"/>
              <w:rPr>
                <w:rFonts w:ascii="微软雅黑" w:hAnsi="微软雅黑" w:eastAsia="微软雅黑" w:cs="Times New Roman"/>
                <w:b/>
                <w:sz w:val="21"/>
                <w:szCs w:val="21"/>
              </w:rPr>
            </w:pPr>
            <w:r>
              <w:rPr>
                <w:rFonts w:ascii="微软雅黑" w:hAnsi="微软雅黑" w:eastAsia="微软雅黑" w:cs="Times New Roman"/>
                <w:b/>
                <w:sz w:val="21"/>
                <w:szCs w:val="21"/>
              </w:rPr>
              <w:t>长度(Byte)</w:t>
            </w:r>
          </w:p>
        </w:tc>
        <w:tc>
          <w:tcPr>
            <w:tcW w:w="1134" w:type="dxa"/>
            <w:shd w:val="clear" w:color="auto" w:fill="C0C0C0"/>
            <w:vAlign w:val="center"/>
          </w:tcPr>
          <w:p>
            <w:pPr>
              <w:adjustRightInd w:val="0"/>
              <w:snapToGrid w:val="0"/>
              <w:spacing w:before="120"/>
              <w:rPr>
                <w:rFonts w:ascii="微软雅黑" w:hAnsi="微软雅黑" w:eastAsia="微软雅黑" w:cs="Times New Roman"/>
                <w:b/>
                <w:sz w:val="21"/>
                <w:szCs w:val="21"/>
              </w:rPr>
            </w:pPr>
            <w:r>
              <w:rPr>
                <w:rFonts w:ascii="微软雅黑" w:hAnsi="微软雅黑" w:eastAsia="微软雅黑" w:cs="Times New Roman"/>
                <w:b/>
                <w:sz w:val="21"/>
                <w:szCs w:val="21"/>
              </w:rPr>
              <w:t>适用版本</w:t>
            </w:r>
          </w:p>
        </w:tc>
        <w:tc>
          <w:tcPr>
            <w:tcW w:w="4326" w:type="dxa"/>
            <w:shd w:val="clear" w:color="auto" w:fill="C0C0C0"/>
            <w:vAlign w:val="center"/>
          </w:tcPr>
          <w:p>
            <w:pPr>
              <w:adjustRightInd w:val="0"/>
              <w:snapToGrid w:val="0"/>
              <w:spacing w:before="120"/>
              <w:rPr>
                <w:rFonts w:ascii="微软雅黑" w:hAnsi="微软雅黑" w:eastAsia="微软雅黑" w:cs="Times New Roman"/>
                <w:b/>
                <w:sz w:val="21"/>
                <w:szCs w:val="21"/>
              </w:rPr>
            </w:pPr>
            <w:r>
              <w:rPr>
                <w:rFonts w:ascii="微软雅黑" w:hAnsi="微软雅黑" w:eastAsia="微软雅黑" w:cs="Times New Roman"/>
                <w:b/>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314" w:hRule="atLeast"/>
        </w:trPr>
        <w:tc>
          <w:tcPr>
            <w:tcW w:w="1232" w:type="dxa"/>
            <w:shd w:val="clear" w:color="auto" w:fill="auto"/>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协议头</w:t>
            </w:r>
          </w:p>
        </w:tc>
        <w:tc>
          <w:tcPr>
            <w:tcW w:w="709" w:type="dxa"/>
            <w:shd w:val="clear" w:color="auto" w:fill="auto"/>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shd w:val="clear" w:color="auto" w:fill="auto"/>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12</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shd w:val="clear" w:color="auto" w:fill="auto"/>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交易校验码</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8</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TAC，16进制字符串表示，二维码业务可填写16位空格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逻辑卡号</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20</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转换为20位的数字字符（不足20位，后补空格），使用二维码中的userid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交易类型</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2</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二维码消费交易起始(25)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机构编码</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4</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二维码发码机构编码，预留，0000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交易地点</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10</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计费运营点（换乘站只有唯一的一个计费运营点，不足10位前补0）</w:t>
            </w:r>
          </w:p>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可直接使用站点编号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70"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全局设备ID</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9</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转换为9位的数字字符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操作员ID</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6</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没有的，填空格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交易时间</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14</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YYYYMMDDHH24MISS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4" w:hRule="atLeast"/>
        </w:trPr>
        <w:tc>
          <w:tcPr>
            <w:tcW w:w="1232" w:type="dxa"/>
            <w:tcMar>
              <w:top w:w="15" w:type="dxa"/>
              <w:left w:w="15" w:type="dxa"/>
              <w:bottom w:w="0" w:type="dxa"/>
              <w:right w:w="15" w:type="dxa"/>
            </w:tcMar>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终端交易序号</w:t>
            </w:r>
          </w:p>
        </w:tc>
        <w:tc>
          <w:tcPr>
            <w:tcW w:w="709" w:type="dxa"/>
            <w:tcMar>
              <w:top w:w="15" w:type="dxa"/>
              <w:left w:w="15" w:type="dxa"/>
              <w:bottom w:w="0" w:type="dxa"/>
              <w:right w:w="15" w:type="dxa"/>
            </w:tcMar>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tcMar>
              <w:top w:w="15" w:type="dxa"/>
              <w:left w:w="15" w:type="dxa"/>
              <w:bottom w:w="0" w:type="dxa"/>
              <w:right w:w="15" w:type="dxa"/>
            </w:tcMar>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10</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是指上位机的交易流水号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4" w:hRule="atLeast"/>
        </w:trPr>
        <w:tc>
          <w:tcPr>
            <w:tcW w:w="1232" w:type="dxa"/>
            <w:tcMar>
              <w:top w:w="15" w:type="dxa"/>
              <w:left w:w="15" w:type="dxa"/>
              <w:bottom w:w="0" w:type="dxa"/>
              <w:right w:w="15" w:type="dxa"/>
            </w:tcMar>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SAM卡号</w:t>
            </w:r>
          </w:p>
        </w:tc>
        <w:tc>
          <w:tcPr>
            <w:tcW w:w="709" w:type="dxa"/>
            <w:tcMar>
              <w:top w:w="15" w:type="dxa"/>
              <w:left w:w="15" w:type="dxa"/>
              <w:bottom w:w="0" w:type="dxa"/>
              <w:right w:w="15" w:type="dxa"/>
            </w:tcMar>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tcMar>
              <w:top w:w="15" w:type="dxa"/>
              <w:left w:w="15" w:type="dxa"/>
              <w:bottom w:w="0" w:type="dxa"/>
              <w:right w:w="15" w:type="dxa"/>
            </w:tcMar>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20</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SAM卡ID号；（不足20位，后补空格）</w:t>
            </w:r>
          </w:p>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新增的二维码PSAM卡号，16位，后补空格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票卡主类型</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2</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二维码票卡定义为21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预留</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2</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测试标记</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1</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0-正常交易；1-测试交易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票卡子类型</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2</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预留，填写00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城市代码</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4</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默认填“0000”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行业代码</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4</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默认填“0000”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SAM卡设备号</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12</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所有</w:t>
            </w: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是指终端机编号，数字字符，不足12位，后补空格</w:t>
            </w:r>
          </w:p>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天府通PSAM卡或轨道交通PSAM卡的终端机编号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trPr>
        <w:tc>
          <w:tcPr>
            <w:tcW w:w="1232"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CRC16校验</w:t>
            </w:r>
          </w:p>
        </w:tc>
        <w:tc>
          <w:tcPr>
            <w:tcW w:w="709"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Char</w:t>
            </w:r>
          </w:p>
        </w:tc>
        <w:tc>
          <w:tcPr>
            <w:tcW w:w="1134"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5</w:t>
            </w:r>
          </w:p>
        </w:tc>
        <w:tc>
          <w:tcPr>
            <w:tcW w:w="1134" w:type="dxa"/>
            <w:vAlign w:val="center"/>
          </w:tcPr>
          <w:p>
            <w:pPr>
              <w:adjustRightInd w:val="0"/>
              <w:snapToGrid w:val="0"/>
              <w:spacing w:before="120"/>
              <w:rPr>
                <w:rFonts w:ascii="微软雅黑" w:hAnsi="微软雅黑" w:eastAsia="微软雅黑" w:cs="Times New Roman"/>
                <w:sz w:val="18"/>
              </w:rPr>
            </w:pPr>
          </w:p>
        </w:tc>
        <w:tc>
          <w:tcPr>
            <w:tcW w:w="4326" w:type="dxa"/>
            <w:vAlign w:val="center"/>
          </w:tcPr>
          <w:p>
            <w:pPr>
              <w:adjustRightInd w:val="0"/>
              <w:snapToGrid w:val="0"/>
              <w:spacing w:before="120"/>
              <w:rPr>
                <w:rFonts w:ascii="微软雅黑" w:hAnsi="微软雅黑" w:eastAsia="微软雅黑" w:cs="Times New Roman"/>
                <w:sz w:val="18"/>
              </w:rPr>
            </w:pPr>
            <w:r>
              <w:rPr>
                <w:rFonts w:ascii="微软雅黑" w:hAnsi="微软雅黑" w:eastAsia="微软雅黑" w:cs="Times New Roman"/>
                <w:sz w:val="18"/>
              </w:rPr>
              <w:t>使用十进制的数值表示。前补0</w:t>
            </w:r>
          </w:p>
        </w:tc>
      </w:tr>
    </w:tbl>
    <w:p>
      <w:pPr>
        <w:adjustRightInd w:val="0"/>
        <w:snapToGrid w:val="0"/>
        <w:rPr>
          <w:rFonts w:ascii="微软雅黑" w:hAnsi="微软雅黑" w:eastAsia="微软雅黑" w:cs="Times New Roman"/>
        </w:rPr>
      </w:pPr>
    </w:p>
    <w:p>
      <w:pPr>
        <w:pStyle w:val="7"/>
        <w:adjustRightInd w:val="0"/>
        <w:snapToGrid w:val="0"/>
        <w:rPr>
          <w:rFonts w:ascii="微软雅黑" w:hAnsi="微软雅黑" w:eastAsia="微软雅黑" w:cs="Times New Roman"/>
        </w:rPr>
      </w:pPr>
      <w:r>
        <w:rPr>
          <w:rFonts w:ascii="微软雅黑" w:hAnsi="微软雅黑" w:eastAsia="微软雅黑" w:cs="Times New Roman"/>
        </w:rPr>
        <w:t>出站交易数据定义</w:t>
      </w:r>
    </w:p>
    <w:tbl>
      <w:tblPr>
        <w:tblStyle w:val="19"/>
        <w:tblW w:w="83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
      <w:tblGrid>
        <w:gridCol w:w="1164"/>
        <w:gridCol w:w="709"/>
        <w:gridCol w:w="1134"/>
        <w:gridCol w:w="1134"/>
        <w:gridCol w:w="4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122" w:hRule="atLeast"/>
          <w:jc w:val="center"/>
        </w:trPr>
        <w:tc>
          <w:tcPr>
            <w:tcW w:w="1164" w:type="dxa"/>
            <w:shd w:val="clear" w:color="auto" w:fill="C0C0C0"/>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名称</w:t>
            </w:r>
          </w:p>
        </w:tc>
        <w:tc>
          <w:tcPr>
            <w:tcW w:w="709" w:type="dxa"/>
            <w:shd w:val="clear" w:color="auto" w:fill="C0C0C0"/>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类型</w:t>
            </w:r>
          </w:p>
        </w:tc>
        <w:tc>
          <w:tcPr>
            <w:tcW w:w="1134" w:type="dxa"/>
            <w:shd w:val="clear" w:color="auto" w:fill="C0C0C0"/>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长度(Byte)</w:t>
            </w:r>
          </w:p>
        </w:tc>
        <w:tc>
          <w:tcPr>
            <w:tcW w:w="1134" w:type="dxa"/>
            <w:shd w:val="clear" w:color="auto" w:fill="C0C0C0"/>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适用版本</w:t>
            </w:r>
          </w:p>
        </w:tc>
        <w:tc>
          <w:tcPr>
            <w:tcW w:w="4225" w:type="dxa"/>
            <w:shd w:val="clear" w:color="auto" w:fill="C0C0C0"/>
            <w:vAlign w:val="center"/>
          </w:tcPr>
          <w:p>
            <w:pPr>
              <w:adjustRightInd w:val="0"/>
              <w:snapToGrid w:val="0"/>
              <w:rPr>
                <w:rFonts w:ascii="微软雅黑" w:hAnsi="微软雅黑" w:eastAsia="微软雅黑" w:cs="Times New Roman"/>
                <w:b/>
                <w:sz w:val="21"/>
                <w:szCs w:val="21"/>
              </w:rPr>
            </w:pPr>
            <w:r>
              <w:rPr>
                <w:rFonts w:ascii="微软雅黑" w:hAnsi="微软雅黑" w:eastAsia="微软雅黑" w:cs="Times New Roman"/>
                <w:b/>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122" w:hRule="atLeast"/>
          <w:jc w:val="center"/>
        </w:trPr>
        <w:tc>
          <w:tcPr>
            <w:tcW w:w="1164" w:type="dxa"/>
            <w:shd w:val="clear" w:color="auto" w:fill="auto"/>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协议头</w:t>
            </w:r>
          </w:p>
        </w:tc>
        <w:tc>
          <w:tcPr>
            <w:tcW w:w="709" w:type="dxa"/>
            <w:shd w:val="clear" w:color="auto" w:fill="auto"/>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shd w:val="clear" w:color="auto" w:fill="auto"/>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12</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shd w:val="clear" w:color="auto" w:fill="auto"/>
            <w:vAlign w:val="center"/>
          </w:tcPr>
          <w:p>
            <w:pPr>
              <w:adjustRightInd w:val="0"/>
              <w:snapToGrid w:val="0"/>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交易校验码</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TAC，16进制字符串表示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逻辑卡号</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20</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转换为20位的数字字符（不足20位，后补空格），二维码中的user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交易类型</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消费交易结算(26)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机构编码</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二维码发码机构编码，预留，0000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交易地点</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10</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计费运营点（换乘站只有唯一的一个计费运营点，不足10位前补0）</w:t>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可直接使用站点编号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182"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全局设备ID</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9</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转换为9位的数字字符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操作员ID</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6</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交易时间</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14</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YYYYMMDD HH24MISS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4" w:hRule="atLeast"/>
          <w:jc w:val="center"/>
        </w:trPr>
        <w:tc>
          <w:tcPr>
            <w:tcW w:w="1164" w:type="dxa"/>
            <w:tcMar>
              <w:top w:w="15" w:type="dxa"/>
              <w:left w:w="15" w:type="dxa"/>
              <w:bottom w:w="0" w:type="dxa"/>
              <w:right w:w="15" w:type="dxa"/>
            </w:tcMar>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终端交易序号</w:t>
            </w:r>
          </w:p>
        </w:tc>
        <w:tc>
          <w:tcPr>
            <w:tcW w:w="709" w:type="dxa"/>
            <w:tcMar>
              <w:top w:w="15" w:type="dxa"/>
              <w:left w:w="15" w:type="dxa"/>
              <w:bottom w:w="0" w:type="dxa"/>
              <w:right w:w="15" w:type="dxa"/>
            </w:tcMar>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tcMar>
              <w:top w:w="15" w:type="dxa"/>
              <w:left w:w="15" w:type="dxa"/>
              <w:bottom w:w="0" w:type="dxa"/>
              <w:right w:w="15" w:type="dxa"/>
            </w:tcMar>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10</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设备上位机流水号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交易金额</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填写0</w:t>
            </w:r>
          </w:p>
          <w:p>
            <w:pPr>
              <w:adjustRightInd w:val="0"/>
              <w:snapToGrid w:val="0"/>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交易值</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填写0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卡余额</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8</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填写0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SAM卡号</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20</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SAM卡ID号；（不足20位，后补空格）</w:t>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SAM卡的逻辑卡号</w:t>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新增的二维码PSAM卡号，16位，后补空格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票卡主类型</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预留</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测试标记</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0-正常交易；1-测试交易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票卡子类型</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2</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城市代码</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默认填“0000”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行业代码</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4</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默认填“0000”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SAM卡设备号</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12</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所有</w:t>
            </w: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是指终端机编号，数字字符，不足12位，后补空格</w:t>
            </w:r>
          </w:p>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天府通PSAM卡或轨道交通PSAM卡的终端机编号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16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CRC16校验</w:t>
            </w:r>
          </w:p>
        </w:tc>
        <w:tc>
          <w:tcPr>
            <w:tcW w:w="709"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Char</w:t>
            </w:r>
          </w:p>
        </w:tc>
        <w:tc>
          <w:tcPr>
            <w:tcW w:w="1134"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5</w:t>
            </w:r>
          </w:p>
        </w:tc>
        <w:tc>
          <w:tcPr>
            <w:tcW w:w="1134" w:type="dxa"/>
            <w:vAlign w:val="center"/>
          </w:tcPr>
          <w:p>
            <w:pPr>
              <w:adjustRightInd w:val="0"/>
              <w:snapToGrid w:val="0"/>
              <w:rPr>
                <w:rFonts w:ascii="微软雅黑" w:hAnsi="微软雅黑" w:eastAsia="微软雅黑" w:cs="Times New Roman"/>
                <w:sz w:val="21"/>
                <w:szCs w:val="21"/>
              </w:rPr>
            </w:pPr>
          </w:p>
        </w:tc>
        <w:tc>
          <w:tcPr>
            <w:tcW w:w="4225" w:type="dxa"/>
            <w:vAlign w:val="center"/>
          </w:tcPr>
          <w:p>
            <w:pPr>
              <w:adjustRightInd w:val="0"/>
              <w:snapToGrid w:val="0"/>
              <w:rPr>
                <w:rFonts w:ascii="微软雅黑" w:hAnsi="微软雅黑" w:eastAsia="微软雅黑" w:cs="Times New Roman"/>
                <w:sz w:val="21"/>
                <w:szCs w:val="21"/>
              </w:rPr>
            </w:pPr>
            <w:r>
              <w:rPr>
                <w:rFonts w:ascii="微软雅黑" w:hAnsi="微软雅黑" w:eastAsia="微软雅黑" w:cs="Times New Roman"/>
                <w:sz w:val="21"/>
                <w:szCs w:val="21"/>
              </w:rPr>
              <w:t>使用十进制的数值表示。前补0</w:t>
            </w:r>
          </w:p>
        </w:tc>
      </w:tr>
    </w:tbl>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实体卡使用功能不变</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实现二维码过闸改造后，闸机设备支持的原有的所有实体卡功能，需继续保持不变。</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票亭设备软件改造</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二维码过闸业务开通后，需要对票亭进行补强，增加设备，并在原有票亭设备软件功能基础上进行升级，实现乘客事务处理功能。</w:t>
      </w:r>
      <w:commentRangeStart w:id="10"/>
      <w:r>
        <w:rPr>
          <w:rFonts w:ascii="微软雅黑" w:hAnsi="微软雅黑" w:eastAsia="微软雅黑" w:cs="Times New Roman"/>
        </w:rPr>
        <w:t>接口定义详见</w:t>
      </w:r>
      <w:r>
        <w:rPr>
          <w:rFonts w:hint="eastAsia" w:ascii="微软雅黑" w:hAnsi="微软雅黑" w:eastAsia="微软雅黑" w:cs="Times New Roman"/>
        </w:rPr>
        <w:t>《成都公共交通智慧出行移动支付技术规范—01二维码应用行业受理接口规范.pdf》</w:t>
      </w:r>
      <w:commentRangeEnd w:id="10"/>
      <w:r>
        <w:commentReference w:id="10"/>
      </w:r>
      <w:r>
        <w:rPr>
          <w:rFonts w:hint="eastAsia" w:ascii="微软雅黑" w:hAnsi="微软雅黑" w:eastAsia="微软雅黑" w:cs="Times New Roman"/>
        </w:rPr>
        <w:t>。</w:t>
      </w:r>
    </w:p>
    <w:p>
      <w:pPr>
        <w:pStyle w:val="4"/>
        <w:adjustRightInd w:val="0"/>
        <w:snapToGrid w:val="0"/>
        <w:rPr>
          <w:rFonts w:ascii="微软雅黑" w:hAnsi="微软雅黑" w:eastAsia="微软雅黑" w:cs="Times New Roman"/>
          <w:sz w:val="28"/>
          <w:szCs w:val="28"/>
        </w:rPr>
      </w:pPr>
      <w:r>
        <w:rPr>
          <w:rFonts w:hint="eastAsia" w:ascii="微软雅黑" w:hAnsi="微软雅黑" w:eastAsia="微软雅黑" w:cs="Times New Roman"/>
          <w:sz w:val="28"/>
          <w:szCs w:val="28"/>
        </w:rPr>
        <w:t xml:space="preserve">用户信息查询 </w:t>
      </w:r>
    </w:p>
    <w:p>
      <w:pPr>
        <w:pStyle w:val="5"/>
        <w:adjustRightInd w:val="0"/>
        <w:snapToGrid w:val="0"/>
        <w:ind w:left="993" w:hanging="993"/>
        <w:rPr>
          <w:rFonts w:ascii="微软雅黑" w:hAnsi="微软雅黑" w:eastAsia="微软雅黑"/>
          <w:sz w:val="24"/>
          <w:szCs w:val="24"/>
        </w:rPr>
      </w:pPr>
      <w:r>
        <w:rPr>
          <w:rFonts w:hint="eastAsia" w:ascii="微软雅黑" w:hAnsi="微软雅黑" w:eastAsia="微软雅黑"/>
          <w:sz w:val="24"/>
          <w:szCs w:val="24"/>
        </w:rPr>
        <w:t xml:space="preserve">接口概述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接口功能概述</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接口调用地址</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/dtst/get_user_info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接口发起方</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数字票务客服终端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接口服务方</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二维码平台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通过用户注册手机号或身份证号，查询用户信息，用于数字票务客服终端提供用户行程查询、行程补登、</w:t>
            </w:r>
            <w:commentRangeStart w:id="11"/>
            <w:r>
              <w:rPr>
                <w:rFonts w:hint="eastAsia" w:ascii="微软雅黑" w:hAnsi="微软雅黑" w:eastAsia="微软雅黑"/>
                <w:color w:val="FF0000"/>
                <w:sz w:val="21"/>
                <w:szCs w:val="21"/>
              </w:rPr>
              <w:t>行程撤销、</w:t>
            </w:r>
            <w:commentRangeEnd w:id="11"/>
            <w:r>
              <w:rPr>
                <w:rStyle w:val="18"/>
              </w:rPr>
              <w:commentReference w:id="11"/>
            </w:r>
            <w:r>
              <w:rPr>
                <w:rFonts w:hint="eastAsia" w:ascii="微软雅黑" w:hAnsi="微软雅黑" w:eastAsia="微软雅黑"/>
                <w:sz w:val="21"/>
                <w:szCs w:val="21"/>
              </w:rPr>
              <w:t>代打凭证等客户服务时查询用户信息</w:t>
            </w:r>
          </w:p>
        </w:tc>
      </w:tr>
    </w:tbl>
    <w:p>
      <w:pPr>
        <w:pStyle w:val="5"/>
        <w:adjustRightInd w:val="0"/>
        <w:snapToGrid w:val="0"/>
        <w:ind w:left="864"/>
        <w:rPr>
          <w:rFonts w:ascii="微软雅黑" w:hAnsi="微软雅黑" w:eastAsia="微软雅黑"/>
          <w:sz w:val="24"/>
          <w:szCs w:val="24"/>
        </w:rPr>
      </w:pPr>
      <w:r>
        <w:rPr>
          <w:rFonts w:hint="eastAsia" w:ascii="微软雅黑" w:hAnsi="微软雅黑" w:eastAsia="微软雅黑"/>
          <w:sz w:val="24"/>
          <w:szCs w:val="24"/>
        </w:rPr>
        <w:t xml:space="preserve">请求报文 </w:t>
      </w:r>
    </w:p>
    <w:tbl>
      <w:tblPr>
        <w:tblStyle w:val="20"/>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1651"/>
        <w:gridCol w:w="1620"/>
        <w:gridCol w:w="830"/>
        <w:gridCol w:w="826"/>
        <w:gridCol w:w="691"/>
        <w:gridCol w:w="2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序号</w:t>
            </w:r>
          </w:p>
        </w:tc>
        <w:tc>
          <w:tcPr>
            <w:tcW w:w="1651"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参数名称</w:t>
            </w:r>
          </w:p>
        </w:tc>
        <w:tc>
          <w:tcPr>
            <w:tcW w:w="1620"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参数中文名称</w:t>
            </w:r>
          </w:p>
        </w:tc>
        <w:tc>
          <w:tcPr>
            <w:tcW w:w="830"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类型</w:t>
            </w:r>
          </w:p>
        </w:tc>
        <w:tc>
          <w:tcPr>
            <w:tcW w:w="826"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长度</w:t>
            </w:r>
          </w:p>
        </w:tc>
        <w:tc>
          <w:tcPr>
            <w:tcW w:w="691"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必填</w:t>
            </w:r>
          </w:p>
        </w:tc>
        <w:tc>
          <w:tcPr>
            <w:tcW w:w="2211" w:type="dxa"/>
            <w:shd w:val="clear" w:color="auto" w:fill="A5A5A5" w:themeFill="background1" w:themeFillShade="A6"/>
          </w:tcPr>
          <w:p>
            <w:pPr>
              <w:rPr>
                <w:rFonts w:ascii="微软雅黑" w:hAnsi="微软雅黑" w:eastAsia="微软雅黑"/>
                <w:b/>
                <w:sz w:val="21"/>
                <w:szCs w:val="21"/>
              </w:rPr>
            </w:pPr>
            <w:r>
              <w:rPr>
                <w:rFonts w:hint="eastAsia" w:ascii="微软雅黑" w:hAnsi="微软雅黑" w:eastAsia="微软雅黑"/>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 w:type="dxa"/>
          </w:tcPr>
          <w:p>
            <w:pPr>
              <w:rPr>
                <w:rFonts w:ascii="微软雅黑" w:hAnsi="微软雅黑" w:eastAsia="微软雅黑"/>
                <w:sz w:val="21"/>
                <w:szCs w:val="21"/>
              </w:rPr>
            </w:pPr>
            <w:r>
              <w:rPr>
                <w:rFonts w:hint="eastAsia" w:ascii="微软雅黑" w:hAnsi="微软雅黑" w:eastAsia="微软雅黑"/>
                <w:sz w:val="21"/>
                <w:szCs w:val="21"/>
              </w:rPr>
              <w:t>1</w:t>
            </w:r>
          </w:p>
        </w:tc>
        <w:tc>
          <w:tcPr>
            <w:tcW w:w="1651" w:type="dxa"/>
          </w:tcPr>
          <w:p>
            <w:pPr>
              <w:rPr>
                <w:rFonts w:ascii="微软雅黑" w:hAnsi="微软雅黑" w:eastAsia="微软雅黑"/>
                <w:sz w:val="21"/>
                <w:szCs w:val="21"/>
              </w:rPr>
            </w:pPr>
            <w:r>
              <w:rPr>
                <w:rFonts w:ascii="微软雅黑" w:hAnsi="微软雅黑" w:eastAsia="微软雅黑"/>
                <w:sz w:val="21"/>
                <w:szCs w:val="21"/>
              </w:rPr>
              <w:t>app</w:t>
            </w:r>
            <w:r>
              <w:rPr>
                <w:rFonts w:hint="eastAsia" w:ascii="微软雅黑" w:hAnsi="微软雅黑" w:eastAsia="微软雅黑"/>
                <w:sz w:val="21"/>
                <w:szCs w:val="21"/>
              </w:rPr>
              <w:t>_id</w:t>
            </w:r>
          </w:p>
        </w:tc>
        <w:tc>
          <w:tcPr>
            <w:tcW w:w="1620" w:type="dxa"/>
          </w:tcPr>
          <w:p>
            <w:pPr>
              <w:rPr>
                <w:rFonts w:ascii="微软雅黑" w:hAnsi="微软雅黑" w:eastAsia="微软雅黑"/>
                <w:sz w:val="21"/>
                <w:szCs w:val="21"/>
              </w:rPr>
            </w:pPr>
            <w:r>
              <w:rPr>
                <w:rFonts w:hint="eastAsia" w:ascii="微软雅黑" w:hAnsi="微软雅黑" w:eastAsia="微软雅黑"/>
                <w:sz w:val="21"/>
                <w:szCs w:val="21"/>
              </w:rPr>
              <w:t>服务商移动应用ID</w:t>
            </w:r>
          </w:p>
        </w:tc>
        <w:tc>
          <w:tcPr>
            <w:tcW w:w="830" w:type="dxa"/>
          </w:tcPr>
          <w:p>
            <w:pPr>
              <w:rPr>
                <w:rFonts w:ascii="微软雅黑" w:hAnsi="微软雅黑" w:eastAsia="微软雅黑"/>
                <w:sz w:val="21"/>
                <w:szCs w:val="21"/>
              </w:rPr>
            </w:pPr>
            <w:r>
              <w:rPr>
                <w:rFonts w:hint="eastAsia" w:ascii="微软雅黑" w:hAnsi="微软雅黑" w:eastAsia="微软雅黑"/>
                <w:sz w:val="21"/>
                <w:szCs w:val="21"/>
              </w:rPr>
              <w:t>AN</w:t>
            </w:r>
          </w:p>
        </w:tc>
        <w:tc>
          <w:tcPr>
            <w:tcW w:w="826" w:type="dxa"/>
          </w:tcPr>
          <w:p>
            <w:pPr>
              <w:rPr>
                <w:rFonts w:ascii="微软雅黑" w:hAnsi="微软雅黑" w:eastAsia="微软雅黑"/>
                <w:sz w:val="21"/>
                <w:szCs w:val="21"/>
              </w:rPr>
            </w:pPr>
            <w:r>
              <w:rPr>
                <w:rFonts w:hint="eastAsia" w:ascii="微软雅黑" w:hAnsi="微软雅黑" w:eastAsia="微软雅黑"/>
                <w:sz w:val="21"/>
                <w:szCs w:val="21"/>
              </w:rPr>
              <w:t>16</w:t>
            </w:r>
          </w:p>
        </w:tc>
        <w:tc>
          <w:tcPr>
            <w:tcW w:w="691" w:type="dxa"/>
          </w:tcPr>
          <w:p>
            <w:pPr>
              <w:rPr>
                <w:rFonts w:ascii="微软雅黑" w:hAnsi="微软雅黑" w:eastAsia="微软雅黑"/>
                <w:sz w:val="21"/>
                <w:szCs w:val="21"/>
              </w:rPr>
            </w:pPr>
            <w:r>
              <w:rPr>
                <w:rFonts w:hint="eastAsia" w:ascii="微软雅黑" w:hAnsi="微软雅黑" w:eastAsia="微软雅黑"/>
                <w:sz w:val="21"/>
                <w:szCs w:val="21"/>
              </w:rPr>
              <w:t>M</w:t>
            </w:r>
          </w:p>
        </w:tc>
        <w:tc>
          <w:tcPr>
            <w:tcW w:w="2211" w:type="dxa"/>
          </w:tcPr>
          <w:p>
            <w:pPr>
              <w:rPr>
                <w:rFonts w:ascii="微软雅黑" w:hAnsi="微软雅黑" w:eastAsia="微软雅黑"/>
                <w:sz w:val="21"/>
                <w:szCs w:val="21"/>
              </w:rPr>
            </w:pPr>
            <w:r>
              <w:rPr>
                <w:rFonts w:hint="eastAsia" w:ascii="微软雅黑" w:hAnsi="微软雅黑" w:eastAsia="微软雅黑"/>
                <w:sz w:val="21"/>
                <w:szCs w:val="21"/>
              </w:rPr>
              <w:t>用户所属移动应用服务商移动应用ID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 w:type="dxa"/>
          </w:tcPr>
          <w:p>
            <w:pPr>
              <w:rPr>
                <w:rFonts w:ascii="微软雅黑" w:hAnsi="微软雅黑" w:eastAsia="微软雅黑"/>
                <w:sz w:val="21"/>
                <w:szCs w:val="21"/>
              </w:rPr>
            </w:pPr>
            <w:r>
              <w:rPr>
                <w:rFonts w:hint="eastAsia" w:ascii="微软雅黑" w:hAnsi="微软雅黑" w:eastAsia="微软雅黑"/>
                <w:sz w:val="21"/>
                <w:szCs w:val="21"/>
              </w:rPr>
              <w:t>2</w:t>
            </w:r>
          </w:p>
        </w:tc>
        <w:tc>
          <w:tcPr>
            <w:tcW w:w="1651" w:type="dxa"/>
          </w:tcPr>
          <w:p>
            <w:pPr>
              <w:rPr>
                <w:rFonts w:ascii="微软雅黑" w:hAnsi="微软雅黑" w:eastAsia="微软雅黑"/>
                <w:sz w:val="21"/>
                <w:szCs w:val="21"/>
              </w:rPr>
            </w:pPr>
            <w:r>
              <w:rPr>
                <w:rFonts w:ascii="微软雅黑" w:hAnsi="微软雅黑" w:eastAsia="微软雅黑"/>
                <w:sz w:val="21"/>
                <w:szCs w:val="21"/>
              </w:rPr>
              <w:t>mobile</w:t>
            </w:r>
            <w:r>
              <w:rPr>
                <w:rFonts w:hint="eastAsia" w:ascii="微软雅黑" w:hAnsi="微软雅黑" w:eastAsia="微软雅黑"/>
                <w:sz w:val="21"/>
                <w:szCs w:val="21"/>
              </w:rPr>
              <w:t>_phone</w:t>
            </w:r>
          </w:p>
        </w:tc>
        <w:tc>
          <w:tcPr>
            <w:tcW w:w="1620" w:type="dxa"/>
          </w:tcPr>
          <w:p>
            <w:pPr>
              <w:rPr>
                <w:rFonts w:ascii="微软雅黑" w:hAnsi="微软雅黑" w:eastAsia="微软雅黑"/>
                <w:sz w:val="21"/>
                <w:szCs w:val="21"/>
              </w:rPr>
            </w:pPr>
            <w:r>
              <w:rPr>
                <w:rFonts w:hint="eastAsia" w:ascii="微软雅黑" w:hAnsi="微软雅黑" w:eastAsia="微软雅黑"/>
                <w:sz w:val="21"/>
                <w:szCs w:val="21"/>
              </w:rPr>
              <w:t>手机号</w:t>
            </w:r>
          </w:p>
        </w:tc>
        <w:tc>
          <w:tcPr>
            <w:tcW w:w="830" w:type="dxa"/>
          </w:tcPr>
          <w:p>
            <w:pPr>
              <w:rPr>
                <w:rFonts w:ascii="微软雅黑" w:hAnsi="微软雅黑" w:eastAsia="微软雅黑"/>
                <w:sz w:val="21"/>
                <w:szCs w:val="21"/>
              </w:rPr>
            </w:pPr>
            <w:r>
              <w:rPr>
                <w:rFonts w:hint="eastAsia" w:ascii="微软雅黑" w:hAnsi="微软雅黑" w:eastAsia="微软雅黑"/>
                <w:sz w:val="21"/>
                <w:szCs w:val="21"/>
              </w:rPr>
              <w:t>AN</w:t>
            </w:r>
          </w:p>
        </w:tc>
        <w:tc>
          <w:tcPr>
            <w:tcW w:w="826" w:type="dxa"/>
          </w:tcPr>
          <w:p>
            <w:pPr>
              <w:rPr>
                <w:rFonts w:ascii="微软雅黑" w:hAnsi="微软雅黑" w:eastAsia="微软雅黑"/>
                <w:sz w:val="21"/>
                <w:szCs w:val="21"/>
              </w:rPr>
            </w:pPr>
            <w:r>
              <w:rPr>
                <w:rFonts w:hint="eastAsia" w:ascii="微软雅黑" w:hAnsi="微软雅黑" w:eastAsia="微软雅黑"/>
                <w:sz w:val="21"/>
                <w:szCs w:val="21"/>
              </w:rPr>
              <w:t>20</w:t>
            </w:r>
          </w:p>
        </w:tc>
        <w:tc>
          <w:tcPr>
            <w:tcW w:w="691" w:type="dxa"/>
          </w:tcPr>
          <w:p>
            <w:pPr>
              <w:rPr>
                <w:rFonts w:ascii="微软雅黑" w:hAnsi="微软雅黑" w:eastAsia="微软雅黑"/>
                <w:sz w:val="21"/>
                <w:szCs w:val="21"/>
              </w:rPr>
            </w:pPr>
            <w:r>
              <w:rPr>
                <w:rFonts w:hint="eastAsia" w:ascii="微软雅黑" w:hAnsi="微软雅黑" w:eastAsia="微软雅黑"/>
                <w:sz w:val="21"/>
                <w:szCs w:val="21"/>
              </w:rPr>
              <w:t>O</w:t>
            </w:r>
          </w:p>
        </w:tc>
        <w:tc>
          <w:tcPr>
            <w:tcW w:w="2211" w:type="dxa"/>
          </w:tcPr>
          <w:p>
            <w:pPr>
              <w:rPr>
                <w:rFonts w:ascii="微软雅黑" w:hAnsi="微软雅黑" w:eastAsia="微软雅黑"/>
                <w:sz w:val="21"/>
                <w:szCs w:val="21"/>
              </w:rPr>
            </w:pPr>
            <w:r>
              <w:rPr>
                <w:rFonts w:hint="eastAsia" w:ascii="微软雅黑" w:hAnsi="微软雅黑" w:eastAsia="微软雅黑"/>
                <w:sz w:val="21"/>
                <w:szCs w:val="21"/>
              </w:rPr>
              <w:t>手机号、身份证号不能同时为空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 w:type="dxa"/>
          </w:tcPr>
          <w:p>
            <w:pPr>
              <w:rPr>
                <w:rFonts w:ascii="微软雅黑" w:hAnsi="微软雅黑" w:eastAsia="微软雅黑"/>
                <w:sz w:val="21"/>
                <w:szCs w:val="21"/>
              </w:rPr>
            </w:pPr>
            <w:r>
              <w:rPr>
                <w:rFonts w:hint="eastAsia" w:ascii="微软雅黑" w:hAnsi="微软雅黑" w:eastAsia="微软雅黑"/>
                <w:sz w:val="21"/>
                <w:szCs w:val="21"/>
              </w:rPr>
              <w:t>3</w:t>
            </w:r>
          </w:p>
        </w:tc>
        <w:tc>
          <w:tcPr>
            <w:tcW w:w="1651" w:type="dxa"/>
          </w:tcPr>
          <w:p>
            <w:pPr>
              <w:rPr>
                <w:rFonts w:ascii="微软雅黑" w:hAnsi="微软雅黑" w:eastAsia="微软雅黑"/>
                <w:sz w:val="21"/>
                <w:szCs w:val="21"/>
              </w:rPr>
            </w:pPr>
            <w:r>
              <w:rPr>
                <w:rFonts w:hint="eastAsia" w:ascii="微软雅黑" w:hAnsi="微软雅黑" w:eastAsia="微软雅黑"/>
                <w:sz w:val="21"/>
                <w:szCs w:val="21"/>
              </w:rPr>
              <w:t>idcard_type</w:t>
            </w:r>
          </w:p>
        </w:tc>
        <w:tc>
          <w:tcPr>
            <w:tcW w:w="1620" w:type="dxa"/>
          </w:tcPr>
          <w:p>
            <w:pPr>
              <w:rPr>
                <w:rFonts w:ascii="微软雅黑" w:hAnsi="微软雅黑" w:eastAsia="微软雅黑"/>
                <w:sz w:val="21"/>
                <w:szCs w:val="21"/>
              </w:rPr>
            </w:pPr>
            <w:r>
              <w:rPr>
                <w:rFonts w:hint="eastAsia" w:ascii="微软雅黑" w:hAnsi="微软雅黑" w:eastAsia="微软雅黑"/>
                <w:sz w:val="21"/>
                <w:szCs w:val="21"/>
              </w:rPr>
              <w:t>身份证类型</w:t>
            </w:r>
          </w:p>
        </w:tc>
        <w:tc>
          <w:tcPr>
            <w:tcW w:w="830" w:type="dxa"/>
          </w:tcPr>
          <w:p>
            <w:pPr>
              <w:rPr>
                <w:rFonts w:ascii="微软雅黑" w:hAnsi="微软雅黑" w:eastAsia="微软雅黑"/>
                <w:sz w:val="21"/>
                <w:szCs w:val="21"/>
              </w:rPr>
            </w:pPr>
            <w:r>
              <w:rPr>
                <w:rFonts w:hint="eastAsia" w:ascii="微软雅黑" w:hAnsi="微软雅黑" w:eastAsia="微软雅黑"/>
                <w:sz w:val="21"/>
                <w:szCs w:val="21"/>
              </w:rPr>
              <w:t>AN</w:t>
            </w:r>
          </w:p>
        </w:tc>
        <w:tc>
          <w:tcPr>
            <w:tcW w:w="826" w:type="dxa"/>
          </w:tcPr>
          <w:p>
            <w:pPr>
              <w:rPr>
                <w:rFonts w:ascii="微软雅黑" w:hAnsi="微软雅黑" w:eastAsia="微软雅黑"/>
                <w:sz w:val="21"/>
                <w:szCs w:val="21"/>
              </w:rPr>
            </w:pPr>
            <w:r>
              <w:rPr>
                <w:rFonts w:hint="eastAsia" w:ascii="微软雅黑" w:hAnsi="微软雅黑" w:eastAsia="微软雅黑"/>
                <w:sz w:val="21"/>
                <w:szCs w:val="21"/>
              </w:rPr>
              <w:t>2</w:t>
            </w:r>
          </w:p>
        </w:tc>
        <w:tc>
          <w:tcPr>
            <w:tcW w:w="691" w:type="dxa"/>
          </w:tcPr>
          <w:p>
            <w:pPr>
              <w:rPr>
                <w:rFonts w:ascii="微软雅黑" w:hAnsi="微软雅黑" w:eastAsia="微软雅黑"/>
                <w:sz w:val="21"/>
                <w:szCs w:val="21"/>
              </w:rPr>
            </w:pPr>
            <w:r>
              <w:rPr>
                <w:rFonts w:hint="eastAsia" w:ascii="微软雅黑" w:hAnsi="微软雅黑" w:eastAsia="微软雅黑"/>
                <w:sz w:val="21"/>
                <w:szCs w:val="21"/>
              </w:rPr>
              <w:t>O</w:t>
            </w:r>
          </w:p>
        </w:tc>
        <w:tc>
          <w:tcPr>
            <w:tcW w:w="2211" w:type="dxa"/>
          </w:tcPr>
          <w:p>
            <w:pPr>
              <w:rPr>
                <w:rFonts w:ascii="微软雅黑" w:hAnsi="微软雅黑" w:eastAsia="微软雅黑"/>
                <w:sz w:val="21"/>
                <w:szCs w:val="21"/>
              </w:rPr>
            </w:pPr>
            <w:r>
              <w:rPr>
                <w:rFonts w:ascii="微软雅黑" w:hAnsi="微软雅黑" w:eastAsia="微软雅黑"/>
                <w:sz w:val="21"/>
                <w:szCs w:val="21"/>
              </w:rPr>
              <w:t>01-</w:t>
            </w:r>
            <w:r>
              <w:rPr>
                <w:rFonts w:hint="eastAsia" w:ascii="微软雅黑" w:hAnsi="微软雅黑" w:eastAsia="微软雅黑"/>
                <w:sz w:val="21"/>
                <w:szCs w:val="21"/>
              </w:rPr>
              <w:t>居民身份证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 w:type="dxa"/>
          </w:tcPr>
          <w:p>
            <w:pPr>
              <w:rPr>
                <w:rFonts w:ascii="微软雅黑" w:hAnsi="微软雅黑" w:eastAsia="微软雅黑"/>
                <w:sz w:val="21"/>
                <w:szCs w:val="21"/>
              </w:rPr>
            </w:pPr>
            <w:r>
              <w:rPr>
                <w:rFonts w:hint="eastAsia" w:ascii="微软雅黑" w:hAnsi="微软雅黑" w:eastAsia="微软雅黑"/>
                <w:sz w:val="21"/>
                <w:szCs w:val="21"/>
              </w:rPr>
              <w:t>4</w:t>
            </w:r>
          </w:p>
        </w:tc>
        <w:tc>
          <w:tcPr>
            <w:tcW w:w="1651" w:type="dxa"/>
          </w:tcPr>
          <w:p>
            <w:pPr>
              <w:rPr>
                <w:rFonts w:ascii="微软雅黑" w:hAnsi="微软雅黑" w:eastAsia="微软雅黑"/>
                <w:sz w:val="21"/>
                <w:szCs w:val="21"/>
              </w:rPr>
            </w:pPr>
            <w:r>
              <w:rPr>
                <w:rFonts w:hint="eastAsia" w:ascii="微软雅黑" w:hAnsi="微软雅黑" w:eastAsia="微软雅黑"/>
                <w:sz w:val="21"/>
                <w:szCs w:val="21"/>
              </w:rPr>
              <w:t>idcard_no</w:t>
            </w:r>
          </w:p>
        </w:tc>
        <w:tc>
          <w:tcPr>
            <w:tcW w:w="1620" w:type="dxa"/>
          </w:tcPr>
          <w:p>
            <w:pPr>
              <w:rPr>
                <w:rFonts w:ascii="微软雅黑" w:hAnsi="微软雅黑" w:eastAsia="微软雅黑"/>
                <w:sz w:val="21"/>
                <w:szCs w:val="21"/>
              </w:rPr>
            </w:pPr>
            <w:r>
              <w:rPr>
                <w:rFonts w:hint="eastAsia" w:ascii="微软雅黑" w:hAnsi="微软雅黑" w:eastAsia="微软雅黑"/>
                <w:sz w:val="21"/>
                <w:szCs w:val="21"/>
              </w:rPr>
              <w:t>身份证号</w:t>
            </w:r>
          </w:p>
        </w:tc>
        <w:tc>
          <w:tcPr>
            <w:tcW w:w="830" w:type="dxa"/>
          </w:tcPr>
          <w:p>
            <w:pPr>
              <w:rPr>
                <w:rFonts w:ascii="微软雅黑" w:hAnsi="微软雅黑" w:eastAsia="微软雅黑"/>
                <w:sz w:val="21"/>
                <w:szCs w:val="21"/>
              </w:rPr>
            </w:pPr>
            <w:r>
              <w:rPr>
                <w:rFonts w:hint="eastAsia" w:ascii="微软雅黑" w:hAnsi="微软雅黑" w:eastAsia="微软雅黑"/>
                <w:sz w:val="21"/>
                <w:szCs w:val="21"/>
              </w:rPr>
              <w:t>AN</w:t>
            </w:r>
          </w:p>
        </w:tc>
        <w:tc>
          <w:tcPr>
            <w:tcW w:w="826" w:type="dxa"/>
          </w:tcPr>
          <w:p>
            <w:pPr>
              <w:rPr>
                <w:rFonts w:ascii="微软雅黑" w:hAnsi="微软雅黑" w:eastAsia="微软雅黑"/>
                <w:sz w:val="21"/>
                <w:szCs w:val="21"/>
              </w:rPr>
            </w:pPr>
            <w:r>
              <w:rPr>
                <w:rFonts w:hint="eastAsia" w:ascii="微软雅黑" w:hAnsi="微软雅黑" w:eastAsia="微软雅黑"/>
                <w:sz w:val="21"/>
                <w:szCs w:val="21"/>
              </w:rPr>
              <w:t>20</w:t>
            </w:r>
          </w:p>
        </w:tc>
        <w:tc>
          <w:tcPr>
            <w:tcW w:w="691" w:type="dxa"/>
          </w:tcPr>
          <w:p>
            <w:pPr>
              <w:rPr>
                <w:rFonts w:ascii="微软雅黑" w:hAnsi="微软雅黑" w:eastAsia="微软雅黑"/>
                <w:sz w:val="21"/>
                <w:szCs w:val="21"/>
              </w:rPr>
            </w:pPr>
            <w:r>
              <w:rPr>
                <w:rFonts w:hint="eastAsia" w:ascii="微软雅黑" w:hAnsi="微软雅黑" w:eastAsia="微软雅黑"/>
                <w:sz w:val="21"/>
                <w:szCs w:val="21"/>
              </w:rPr>
              <w:t>O</w:t>
            </w:r>
          </w:p>
        </w:tc>
        <w:tc>
          <w:tcPr>
            <w:tcW w:w="2211" w:type="dxa"/>
          </w:tcPr>
          <w:p>
            <w:pPr>
              <w:rPr>
                <w:rFonts w:ascii="微软雅黑" w:hAnsi="微软雅黑" w:eastAsia="微软雅黑"/>
                <w:sz w:val="21"/>
                <w:szCs w:val="21"/>
              </w:rPr>
            </w:pPr>
          </w:p>
        </w:tc>
      </w:tr>
    </w:tbl>
    <w:p>
      <w:pPr>
        <w:pStyle w:val="5"/>
        <w:adjustRightInd w:val="0"/>
        <w:snapToGrid w:val="0"/>
        <w:ind w:left="864"/>
        <w:rPr>
          <w:rFonts w:ascii="微软雅黑" w:hAnsi="微软雅黑" w:eastAsia="微软雅黑"/>
          <w:sz w:val="24"/>
          <w:szCs w:val="24"/>
        </w:rPr>
      </w:pPr>
      <w:r>
        <w:rPr>
          <w:rFonts w:hint="eastAsia" w:ascii="微软雅黑" w:hAnsi="微软雅黑" w:eastAsia="微软雅黑"/>
          <w:sz w:val="24"/>
          <w:szCs w:val="24"/>
        </w:rPr>
        <w:t>应答报文</w:t>
      </w:r>
    </w:p>
    <w:tbl>
      <w:tblPr>
        <w:tblStyle w:val="2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4"/>
        <w:gridCol w:w="1651"/>
        <w:gridCol w:w="1632"/>
        <w:gridCol w:w="789"/>
        <w:gridCol w:w="766"/>
        <w:gridCol w:w="705"/>
        <w:gridCol w:w="2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序号</w:t>
            </w:r>
          </w:p>
        </w:tc>
        <w:tc>
          <w:tcPr>
            <w:tcW w:w="1651"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参数名称</w:t>
            </w:r>
          </w:p>
        </w:tc>
        <w:tc>
          <w:tcPr>
            <w:tcW w:w="1632"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参数中文名称</w:t>
            </w:r>
          </w:p>
        </w:tc>
        <w:tc>
          <w:tcPr>
            <w:tcW w:w="78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类型</w:t>
            </w:r>
          </w:p>
        </w:tc>
        <w:tc>
          <w:tcPr>
            <w:tcW w:w="766"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长度</w:t>
            </w:r>
          </w:p>
        </w:tc>
        <w:tc>
          <w:tcPr>
            <w:tcW w:w="705"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必填</w:t>
            </w:r>
          </w:p>
        </w:tc>
        <w:tc>
          <w:tcPr>
            <w:tcW w:w="2256"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user_id</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app_id</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服务商移动应用ID</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用户所属移动应用服务商移动应用ID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3</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mobile_phone</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手机号</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20</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用户注册时的手机号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name</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用户姓名</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32</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idcard_type</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身份证类型</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01-居民身份证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6</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idcard_no</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身份证号</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20</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7</w:t>
            </w:r>
          </w:p>
        </w:tc>
        <w:tc>
          <w:tcPr>
            <w:tcW w:w="165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user_type</w:t>
            </w:r>
          </w:p>
        </w:tc>
        <w:tc>
          <w:tcPr>
            <w:tcW w:w="163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用户凭证类型</w:t>
            </w:r>
          </w:p>
        </w:tc>
        <w:tc>
          <w:tcPr>
            <w:tcW w:w="78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6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705"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256"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00：普通用户乘车凭证</w:t>
            </w:r>
          </w:p>
          <w:p>
            <w:pPr>
              <w:adjustRightInd w:val="0"/>
              <w:snapToGrid w:val="0"/>
              <w:rPr>
                <w:rFonts w:ascii="微软雅黑" w:hAnsi="微软雅黑" w:eastAsia="微软雅黑"/>
                <w:sz w:val="21"/>
                <w:szCs w:val="21"/>
              </w:rPr>
            </w:pPr>
            <w:r>
              <w:rPr>
                <w:rFonts w:hint="eastAsia" w:ascii="微软雅黑" w:hAnsi="微软雅黑" w:eastAsia="微软雅黑"/>
                <w:sz w:val="21"/>
                <w:szCs w:val="21"/>
              </w:rPr>
              <w:t>01-0Z：预留</w:t>
            </w:r>
          </w:p>
        </w:tc>
      </w:tr>
    </w:tbl>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用户行程查询</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用户在使用二维码进出闸时，如出现扫码后扇门未打开的情况，票亭设备具备</w:t>
      </w:r>
      <w:r>
        <w:rPr>
          <w:rFonts w:hint="eastAsia" w:ascii="微软雅黑" w:hAnsi="微软雅黑" w:eastAsia="微软雅黑" w:cs="Times New Roman"/>
        </w:rPr>
        <w:t>行程查询功能，输入用户在二维码平台注册时提供的手机号码或者身份证号码，</w:t>
      </w:r>
      <w:r>
        <w:rPr>
          <w:rFonts w:ascii="微软雅黑" w:hAnsi="微软雅黑" w:eastAsia="微软雅黑" w:cs="Times New Roman"/>
        </w:rPr>
        <w:t>调用</w:t>
      </w:r>
      <w:r>
        <w:rPr>
          <w:rFonts w:hint="eastAsia" w:ascii="微软雅黑" w:hAnsi="微软雅黑" w:eastAsia="微软雅黑" w:cs="Times New Roman"/>
          <w:lang w:eastAsia="zh-CN"/>
        </w:rPr>
        <w:t>多元化支付平台</w:t>
      </w:r>
      <w:r>
        <w:rPr>
          <w:rFonts w:ascii="微软雅黑" w:hAnsi="微软雅黑" w:eastAsia="微软雅黑" w:cs="Times New Roman"/>
        </w:rPr>
        <w:t>接口进行</w:t>
      </w:r>
      <w:r>
        <w:rPr>
          <w:rFonts w:hint="eastAsia" w:ascii="微软雅黑" w:hAnsi="微软雅黑" w:eastAsia="微软雅黑" w:cs="Times New Roman"/>
        </w:rPr>
        <w:t>一定时间范围内的</w:t>
      </w:r>
      <w:r>
        <w:rPr>
          <w:rFonts w:ascii="微软雅黑" w:hAnsi="微软雅黑" w:eastAsia="微软雅黑" w:cs="Times New Roman"/>
        </w:rPr>
        <w:t>交易查询，</w:t>
      </w:r>
      <w:r>
        <w:rPr>
          <w:rFonts w:hint="eastAsia" w:ascii="微软雅黑" w:hAnsi="微软雅黑" w:eastAsia="微软雅黑" w:cs="Times New Roman"/>
        </w:rPr>
        <w:t>查询开始时间和结束时间可选，最长不超过5天，</w:t>
      </w:r>
      <w:r>
        <w:rPr>
          <w:rFonts w:ascii="微软雅黑" w:hAnsi="微软雅黑" w:eastAsia="微软雅黑" w:cs="Times New Roman"/>
        </w:rPr>
        <w:t>并将</w:t>
      </w:r>
      <w:r>
        <w:rPr>
          <w:rFonts w:hint="eastAsia" w:ascii="微软雅黑" w:hAnsi="微软雅黑" w:eastAsia="微软雅黑" w:cs="Times New Roman"/>
        </w:rPr>
        <w:t>平</w:t>
      </w:r>
      <w:r>
        <w:rPr>
          <w:rFonts w:ascii="微软雅黑" w:hAnsi="微软雅黑" w:eastAsia="微软雅黑" w:cs="Times New Roman"/>
        </w:rPr>
        <w:t>台返回的</w:t>
      </w:r>
      <w:r>
        <w:rPr>
          <w:rFonts w:hint="eastAsia" w:ascii="微软雅黑" w:hAnsi="微软雅黑" w:eastAsia="微软雅黑" w:cs="Times New Roman"/>
        </w:rPr>
        <w:t>所有</w:t>
      </w:r>
      <w:r>
        <w:rPr>
          <w:rFonts w:ascii="微软雅黑" w:hAnsi="微软雅黑" w:eastAsia="微软雅黑" w:cs="Times New Roman"/>
        </w:rPr>
        <w:t>交易信息（</w:t>
      </w:r>
      <w:r>
        <w:rPr>
          <w:rFonts w:hint="eastAsia" w:ascii="微软雅黑" w:hAnsi="微软雅黑" w:eastAsia="微软雅黑" w:cs="Times New Roman"/>
        </w:rPr>
        <w:t>已匹配和未匹配的交易</w:t>
      </w:r>
      <w:r>
        <w:rPr>
          <w:rFonts w:ascii="微软雅黑" w:hAnsi="微软雅黑" w:eastAsia="微软雅黑" w:cs="Times New Roman"/>
        </w:rPr>
        <w:t>）在设备上进行显示，由票亭工作人员根据业务规则让用户进出站。</w:t>
      </w:r>
    </w:p>
    <w:p>
      <w:pPr>
        <w:pStyle w:val="5"/>
        <w:ind w:left="851" w:hanging="851"/>
        <w:rPr>
          <w:rFonts w:ascii="微软雅黑" w:hAnsi="微软雅黑" w:eastAsia="微软雅黑"/>
          <w:sz w:val="24"/>
          <w:szCs w:val="24"/>
        </w:rPr>
      </w:pPr>
      <w:r>
        <w:rPr>
          <w:rFonts w:ascii="微软雅黑" w:hAnsi="微软雅黑" w:eastAsia="微软雅黑"/>
          <w:sz w:val="24"/>
          <w:szCs w:val="24"/>
        </w:rPr>
        <w:t>接口概述</w:t>
      </w:r>
      <w:r>
        <w:rPr>
          <w:rFonts w:hint="eastAsia" w:ascii="微软雅黑" w:hAnsi="微软雅黑" w:eastAsia="微软雅黑"/>
          <w:sz w:val="24"/>
          <w:szCs w:val="24"/>
        </w:rPr>
        <w:t xml:space="preserve">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接口功能概述</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用户行程查询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接口调用地址</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/dtst/query_trip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接口发起方</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数字票务客服终端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接口服务方</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二维码平台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通过服务商移动应用ID、用户标识、业务标识查询用户行程信息，包括行程中行程、已结束的行程信息</w:t>
            </w:r>
          </w:p>
        </w:tc>
      </w:tr>
    </w:tbl>
    <w:p>
      <w:pPr>
        <w:pStyle w:val="5"/>
        <w:ind w:left="851" w:hanging="851"/>
        <w:rPr>
          <w:rFonts w:ascii="微软雅黑" w:hAnsi="微软雅黑" w:eastAsia="微软雅黑"/>
          <w:sz w:val="24"/>
          <w:szCs w:val="24"/>
        </w:rPr>
      </w:pPr>
      <w:r>
        <w:rPr>
          <w:rFonts w:hint="eastAsia" w:ascii="微软雅黑" w:hAnsi="微软雅黑" w:eastAsia="微软雅黑"/>
          <w:sz w:val="24"/>
          <w:szCs w:val="24"/>
        </w:rPr>
        <w:t xml:space="preserve">请求报文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
        <w:gridCol w:w="1334"/>
        <w:gridCol w:w="1681"/>
        <w:gridCol w:w="709"/>
        <w:gridCol w:w="708"/>
        <w:gridCol w:w="709"/>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序号</w:t>
            </w:r>
          </w:p>
        </w:tc>
        <w:tc>
          <w:tcPr>
            <w:tcW w:w="1334"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参数名称</w:t>
            </w:r>
          </w:p>
        </w:tc>
        <w:tc>
          <w:tcPr>
            <w:tcW w:w="1681"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参数中文名称</w:t>
            </w:r>
          </w:p>
        </w:tc>
        <w:tc>
          <w:tcPr>
            <w:tcW w:w="70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类型</w:t>
            </w:r>
          </w:p>
        </w:tc>
        <w:tc>
          <w:tcPr>
            <w:tcW w:w="708"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长度</w:t>
            </w:r>
          </w:p>
        </w:tc>
        <w:tc>
          <w:tcPr>
            <w:tcW w:w="70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必填</w:t>
            </w:r>
          </w:p>
        </w:tc>
        <w:tc>
          <w:tcPr>
            <w:tcW w:w="2602"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app_id</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服务商移动应用ID</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用户所属移动应用服务商移动应用ID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user_id</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3</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service_id</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业务标识</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01：地铁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begin_time</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查询开始时间</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14</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end_time</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查询结束时间</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14</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开始时间与结束时间跨度最长不超过5天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6</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page_no</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当前页码</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602" w:type="dxa"/>
          </w:tcPr>
          <w:p>
            <w:pPr>
              <w:adjustRightInd w:val="0"/>
              <w:snapToGrid w:val="0"/>
              <w:jc w:val="left"/>
              <w:rPr>
                <w:rFonts w:ascii="微软雅黑" w:hAnsi="微软雅黑" w:eastAsia="微软雅黑"/>
                <w:sz w:val="21"/>
                <w:szCs w:val="21"/>
                <w:highlight w:val="yellow"/>
              </w:rPr>
            </w:pPr>
            <w:r>
              <w:rPr>
                <w:rFonts w:hint="eastAsia" w:ascii="微软雅黑" w:hAnsi="微软雅黑" w:eastAsia="微软雅黑"/>
                <w:sz w:val="21"/>
                <w:szCs w:val="21"/>
              </w:rPr>
              <w:t>当前页码，从第1页开始，为空时默认为第1页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7</w:t>
            </w:r>
          </w:p>
        </w:tc>
        <w:tc>
          <w:tcPr>
            <w:tcW w:w="133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page_size</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每页记录数</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602" w:type="dxa"/>
          </w:tcPr>
          <w:p>
            <w:pPr>
              <w:adjustRightInd w:val="0"/>
              <w:snapToGrid w:val="0"/>
              <w:jc w:val="left"/>
              <w:rPr>
                <w:rFonts w:ascii="微软雅黑" w:hAnsi="微软雅黑" w:eastAsia="微软雅黑"/>
                <w:sz w:val="21"/>
                <w:szCs w:val="21"/>
                <w:highlight w:val="yellow"/>
              </w:rPr>
            </w:pPr>
            <w:r>
              <w:rPr>
                <w:rFonts w:hint="eastAsia" w:ascii="微软雅黑" w:hAnsi="微软雅黑" w:eastAsia="微软雅黑"/>
                <w:sz w:val="21"/>
                <w:szCs w:val="21"/>
              </w:rPr>
              <w:t>每页返回的记录数，最大为99条</w:t>
            </w:r>
          </w:p>
        </w:tc>
      </w:tr>
    </w:tbl>
    <w:p>
      <w:pPr>
        <w:pStyle w:val="5"/>
        <w:ind w:left="851" w:hanging="851"/>
        <w:rPr>
          <w:rFonts w:ascii="微软雅黑" w:hAnsi="微软雅黑" w:eastAsia="微软雅黑"/>
          <w:sz w:val="24"/>
          <w:szCs w:val="24"/>
        </w:rPr>
      </w:pPr>
      <w:r>
        <w:rPr>
          <w:rFonts w:hint="eastAsia" w:ascii="微软雅黑" w:hAnsi="微软雅黑" w:eastAsia="微软雅黑"/>
          <w:sz w:val="24"/>
          <w:szCs w:val="24"/>
        </w:rPr>
        <w:t xml:space="preserve">应答报文 </w:t>
      </w:r>
    </w:p>
    <w:tbl>
      <w:tblPr>
        <w:tblStyle w:val="20"/>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1811"/>
        <w:gridCol w:w="1579"/>
        <w:gridCol w:w="669"/>
        <w:gridCol w:w="652"/>
        <w:gridCol w:w="644"/>
        <w:gridCol w:w="2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序号</w:t>
            </w:r>
          </w:p>
        </w:tc>
        <w:tc>
          <w:tcPr>
            <w:tcW w:w="1811"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参数名称</w:t>
            </w:r>
          </w:p>
        </w:tc>
        <w:tc>
          <w:tcPr>
            <w:tcW w:w="1579"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参数中文名称</w:t>
            </w:r>
          </w:p>
        </w:tc>
        <w:tc>
          <w:tcPr>
            <w:tcW w:w="669"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类型</w:t>
            </w:r>
          </w:p>
        </w:tc>
        <w:tc>
          <w:tcPr>
            <w:tcW w:w="652"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长度</w:t>
            </w:r>
          </w:p>
        </w:tc>
        <w:tc>
          <w:tcPr>
            <w:tcW w:w="644"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必填</w:t>
            </w:r>
          </w:p>
        </w:tc>
        <w:tc>
          <w:tcPr>
            <w:tcW w:w="2559" w:type="dxa"/>
            <w:tcBorders>
              <w:bottom w:val="single" w:color="auto" w:sz="4" w:space="0"/>
            </w:tcBorders>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w:t>
            </w:r>
          </w:p>
        </w:tc>
        <w:tc>
          <w:tcPr>
            <w:tcW w:w="1811"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total_count</w:t>
            </w:r>
          </w:p>
        </w:tc>
        <w:tc>
          <w:tcPr>
            <w:tcW w:w="157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总记录数</w:t>
            </w:r>
          </w:p>
        </w:tc>
        <w:tc>
          <w:tcPr>
            <w:tcW w:w="66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644"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满足查询条件的总记录数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1811"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page_size</w:t>
            </w:r>
          </w:p>
        </w:tc>
        <w:tc>
          <w:tcPr>
            <w:tcW w:w="157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每页记录数</w:t>
            </w:r>
          </w:p>
        </w:tc>
        <w:tc>
          <w:tcPr>
            <w:tcW w:w="66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每页返回的记录数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3</w:t>
            </w:r>
          </w:p>
        </w:tc>
        <w:tc>
          <w:tcPr>
            <w:tcW w:w="1811"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tatal_page</w:t>
            </w:r>
          </w:p>
        </w:tc>
        <w:tc>
          <w:tcPr>
            <w:tcW w:w="157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总页数</w:t>
            </w:r>
          </w:p>
        </w:tc>
        <w:tc>
          <w:tcPr>
            <w:tcW w:w="66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总页数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1811"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page_no</w:t>
            </w:r>
          </w:p>
        </w:tc>
        <w:tc>
          <w:tcPr>
            <w:tcW w:w="157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当前页码</w:t>
            </w:r>
          </w:p>
        </w:tc>
        <w:tc>
          <w:tcPr>
            <w:tcW w:w="66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当前页码，从第1页开始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w:t>
            </w:r>
          </w:p>
        </w:tc>
        <w:tc>
          <w:tcPr>
            <w:tcW w:w="1811"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trip_list</w:t>
            </w:r>
          </w:p>
        </w:tc>
        <w:tc>
          <w:tcPr>
            <w:tcW w:w="157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行程列表</w:t>
            </w:r>
          </w:p>
        </w:tc>
        <w:tc>
          <w:tcPr>
            <w:tcW w:w="66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ARRAY</w:t>
            </w:r>
          </w:p>
        </w:tc>
        <w:tc>
          <w:tcPr>
            <w:tcW w:w="652"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w:t>
            </w:r>
          </w:p>
        </w:tc>
        <w:tc>
          <w:tcPr>
            <w:tcW w:w="644"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shd w:val="clear" w:color="auto" w:fill="FFFFFF" w:themeFill="background1"/>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用户行程列表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trip_no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行程单号</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行程单号，由二维码平台生成的用于唯一标识用户的一个行程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5.2</w:t>
            </w:r>
          </w:p>
        </w:tc>
        <w:tc>
          <w:tcPr>
            <w:tcW w:w="1811"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fellow_no</w:t>
            </w:r>
          </w:p>
        </w:tc>
        <w:tc>
          <w:tcPr>
            <w:tcW w:w="157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带人行程单号</w:t>
            </w:r>
          </w:p>
        </w:tc>
        <w:tc>
          <w:tcPr>
            <w:tcW w:w="66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AN</w:t>
            </w:r>
          </w:p>
        </w:tc>
        <w:tc>
          <w:tcPr>
            <w:tcW w:w="652"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16</w:t>
            </w:r>
          </w:p>
        </w:tc>
        <w:tc>
          <w:tcPr>
            <w:tcW w:w="644"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C</w:t>
            </w:r>
          </w:p>
        </w:tc>
        <w:tc>
          <w:tcPr>
            <w:tcW w:w="255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带人行程单号，用于表示多进多出产生的带人行程；如果为主行程，则该字段填全0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5.3</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user_id</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5.4</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service_id</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业务标识</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01：地铁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5.5</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in_vouchar_no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进站二维码凭证号</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进站或上车时被扫的二维码凭证号，二维码受理终端通过扫码获取并上传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5. 6</w:t>
            </w:r>
          </w:p>
        </w:tc>
        <w:tc>
          <w:tcPr>
            <w:tcW w:w="1811"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in_status</w:t>
            </w:r>
          </w:p>
        </w:tc>
        <w:tc>
          <w:tcPr>
            <w:tcW w:w="157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进站状态</w:t>
            </w:r>
          </w:p>
        </w:tc>
        <w:tc>
          <w:tcPr>
            <w:tcW w:w="66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N</w:t>
            </w:r>
          </w:p>
        </w:tc>
        <w:tc>
          <w:tcPr>
            <w:tcW w:w="652"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2</w:t>
            </w:r>
          </w:p>
        </w:tc>
        <w:tc>
          <w:tcPr>
            <w:tcW w:w="644"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M</w:t>
            </w:r>
          </w:p>
        </w:tc>
        <w:tc>
          <w:tcPr>
            <w:tcW w:w="2559"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00：未进站</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01：已进站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5.7</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in_line_no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进站线路号</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进站或上车扫码终端所属线路编号</w:t>
            </w:r>
          </w:p>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注：进站线路与进站站点号不能同时为空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5.8</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in_line_name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进站站点所属线路名称</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20</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进站或上车站点所属线路名称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5.9</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in_station_no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进站站点号</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进站或上车扫码站点编号</w:t>
            </w:r>
          </w:p>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注：进站站点与进站线路号不允许同时为空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5.10</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in_station_name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进站站点名称</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20</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进站站点名称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5.11</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in_time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进站时间</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5.12</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in_confirm_type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进站确认类型</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00：未确认</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01：终端确认</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02：客服确认</w:t>
            </w:r>
          </w:p>
          <w:p>
            <w:pPr>
              <w:adjustRightInd w:val="0"/>
              <w:snapToGrid w:val="0"/>
              <w:jc w:val="left"/>
              <w:rPr>
                <w:rFonts w:ascii="微软雅黑" w:hAnsi="微软雅黑" w:eastAsia="微软雅黑"/>
                <w:sz w:val="21"/>
                <w:szCs w:val="21"/>
              </w:rPr>
            </w:pPr>
            <w:r>
              <w:rPr>
                <w:rFonts w:hint="eastAsia" w:ascii="微软雅黑" w:hAnsi="微软雅黑" w:eastAsia="微软雅黑"/>
                <w:color w:val="FF0000"/>
                <w:sz w:val="21"/>
                <w:szCs w:val="21"/>
              </w:rPr>
              <w:t>03：用户确认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5.13</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out_voucher_no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出站二维码凭证号</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出站或下车时被扫的二维码凭证号，二维码受理终端通过扫码获取并上传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5.14</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out_line_no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出站线路号</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出站或下车扫码终端所属线路编号</w:t>
            </w:r>
          </w:p>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注：出站线路号与出站站点号不能同时为空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5.15</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out_line_name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出站站点所属线路名称</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20</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出站或下车站点所属线路名称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5.16</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out_station_no</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出站站点名称</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出站或下车扫码站点编号</w:t>
            </w:r>
          </w:p>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注：出站线路号与出站站点号不能同时为空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5.17</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out_station_name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出站站点名称</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20</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出站站点名称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5.18</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out_time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出站时间</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5.19</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out_status</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出站状态</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00：未出站</w:t>
            </w:r>
          </w:p>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01：已出站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5.20</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out_sys_time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出站码生成时间</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14</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5.21</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out_confirm_type</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出站确认类型</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00：未确认</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01：终端确认</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02：客服确认</w:t>
            </w:r>
          </w:p>
          <w:p>
            <w:pPr>
              <w:adjustRightInd w:val="0"/>
              <w:snapToGrid w:val="0"/>
              <w:jc w:val="left"/>
              <w:rPr>
                <w:rFonts w:ascii="微软雅黑" w:hAnsi="微软雅黑" w:eastAsia="微软雅黑"/>
                <w:sz w:val="21"/>
                <w:szCs w:val="21"/>
              </w:rPr>
            </w:pPr>
            <w:r>
              <w:rPr>
                <w:rFonts w:hint="eastAsia" w:ascii="微软雅黑" w:hAnsi="微软雅黑" w:eastAsia="微软雅黑"/>
                <w:color w:val="FF0000"/>
                <w:sz w:val="21"/>
                <w:szCs w:val="21"/>
              </w:rPr>
              <w:t xml:space="preserve">03：用户确认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7"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5.22</w:t>
            </w:r>
          </w:p>
        </w:tc>
        <w:tc>
          <w:tcPr>
            <w:tcW w:w="181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trip_sts</w:t>
            </w:r>
          </w:p>
        </w:tc>
        <w:tc>
          <w:tcPr>
            <w:tcW w:w="15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状态</w:t>
            </w:r>
          </w:p>
        </w:tc>
        <w:tc>
          <w:tcPr>
            <w:tcW w:w="66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N</w:t>
            </w:r>
          </w:p>
        </w:tc>
        <w:tc>
          <w:tcPr>
            <w:tcW w:w="65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644"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559"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00：行程未开始</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01：行程中</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02：行程结束</w:t>
            </w:r>
          </w:p>
          <w:p>
            <w:pPr>
              <w:adjustRightInd w:val="0"/>
              <w:snapToGrid w:val="0"/>
              <w:jc w:val="left"/>
              <w:rPr>
                <w:rFonts w:ascii="微软雅黑" w:hAnsi="微软雅黑" w:eastAsia="微软雅黑"/>
                <w:sz w:val="21"/>
                <w:szCs w:val="21"/>
              </w:rPr>
            </w:pPr>
            <w:r>
              <w:rPr>
                <w:rFonts w:hint="eastAsia" w:ascii="微软雅黑" w:hAnsi="微软雅黑" w:eastAsia="微软雅黑"/>
                <w:color w:val="FF0000"/>
                <w:sz w:val="21"/>
                <w:szCs w:val="21"/>
              </w:rPr>
              <w:t>03：行程取消</w:t>
            </w:r>
          </w:p>
        </w:tc>
      </w:tr>
    </w:tbl>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交易补全功能</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用户使用二维码方式进站，出站时，由于用户手机无电，无法出站，需要到票亭进行处理，票亭设备需具备功能：</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根据用户告知的手机号</w:t>
      </w:r>
      <w:r>
        <w:rPr>
          <w:rFonts w:hint="eastAsia" w:ascii="微软雅黑" w:hAnsi="微软雅黑" w:eastAsia="微软雅黑" w:cs="Times New Roman"/>
        </w:rPr>
        <w:t>或者身份证号</w:t>
      </w:r>
      <w:r>
        <w:rPr>
          <w:rFonts w:ascii="微软雅黑" w:hAnsi="微软雅黑" w:eastAsia="微软雅黑" w:cs="Times New Roman"/>
        </w:rPr>
        <w:t>，查询用户交易信息，并将后台返回的交易信息在票亭设备上进行显示，由票亭工作人员根据</w:t>
      </w:r>
      <w:r>
        <w:rPr>
          <w:rFonts w:hint="eastAsia" w:ascii="微软雅黑" w:hAnsi="微软雅黑" w:eastAsia="微软雅黑" w:cs="Times New Roman"/>
        </w:rPr>
        <w:t>用户提供的需要补登的进站信息进行补登，并选择补登原因进行</w:t>
      </w:r>
      <w:r>
        <w:rPr>
          <w:rFonts w:ascii="微软雅黑" w:hAnsi="微软雅黑" w:eastAsia="微软雅黑" w:cs="Times New Roman"/>
        </w:rPr>
        <w:t>用户交易</w:t>
      </w:r>
      <w:r>
        <w:rPr>
          <w:rFonts w:hint="eastAsia" w:ascii="微软雅黑" w:hAnsi="微软雅黑" w:eastAsia="微软雅黑" w:cs="Times New Roman"/>
        </w:rPr>
        <w:t>补全</w:t>
      </w:r>
      <w:r>
        <w:rPr>
          <w:rFonts w:ascii="微软雅黑" w:hAnsi="微软雅黑" w:eastAsia="微软雅黑" w:cs="Times New Roman"/>
        </w:rPr>
        <w:t>，允许用户出站。</w:t>
      </w:r>
      <w:r>
        <w:rPr>
          <w:rFonts w:hint="eastAsia" w:ascii="微软雅黑" w:hAnsi="微软雅黑" w:eastAsia="微软雅黑" w:cs="Times New Roman"/>
        </w:rPr>
        <w:t>当查到多条需要补登的交易，乘客可指定对某条交易进行补全。</w:t>
      </w:r>
    </w:p>
    <w:p>
      <w:pPr>
        <w:adjustRightInd w:val="0"/>
        <w:snapToGrid w:val="0"/>
        <w:ind w:firstLine="420"/>
        <w:rPr>
          <w:rFonts w:ascii="微软雅黑" w:hAnsi="微软雅黑" w:eastAsia="微软雅黑" w:cs="Times New Roman"/>
        </w:rPr>
      </w:pPr>
      <w:r>
        <w:rPr>
          <w:rFonts w:hint="eastAsia" w:ascii="微软雅黑" w:hAnsi="微软雅黑" w:eastAsia="微软雅黑" w:cs="Times New Roman"/>
        </w:rPr>
        <w:t>票亭需提供进出站均可以进行补登。进出站的补登功能开放根据后续运营情况确定。</w:t>
      </w:r>
      <w:r>
        <w:rPr>
          <w:rFonts w:hint="eastAsia" w:ascii="微软雅黑" w:hAnsi="微软雅黑" w:eastAsia="微软雅黑" w:cs="Times New Roman"/>
          <w:color w:val="FF0000"/>
        </w:rPr>
        <w:t>此功能开关状态的获取待定。补登接口中缺失补登原因字段，待银联修订。</w:t>
      </w:r>
    </w:p>
    <w:p>
      <w:pPr>
        <w:pStyle w:val="5"/>
        <w:ind w:left="993" w:hanging="993"/>
        <w:rPr>
          <w:rFonts w:ascii="微软雅黑" w:hAnsi="微软雅黑" w:eastAsia="微软雅黑"/>
          <w:sz w:val="24"/>
          <w:szCs w:val="24"/>
        </w:rPr>
      </w:pPr>
      <w:r>
        <w:rPr>
          <w:rFonts w:ascii="微软雅黑" w:hAnsi="微软雅黑" w:eastAsia="微软雅黑"/>
          <w:sz w:val="24"/>
          <w:szCs w:val="24"/>
        </w:rPr>
        <w:t>接口概述</w:t>
      </w:r>
      <w:r>
        <w:rPr>
          <w:rFonts w:hint="eastAsia" w:ascii="微软雅黑" w:hAnsi="微软雅黑" w:eastAsia="微软雅黑"/>
          <w:sz w:val="24"/>
          <w:szCs w:val="24"/>
        </w:rPr>
        <w:t xml:space="preserve">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接口功能概述</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客户行程补登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接口调用地址</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/dtst/css_trip_claim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接口发起方</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数字票务客服终端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接口服务方</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二维码平台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c>
          <w:tcPr>
            <w:tcW w:w="671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根据票务规则数字票务客服终端调用二维码平台的该接口对用户未开始的行程、行程中的行程进行</w:t>
            </w:r>
            <w:r>
              <w:rPr>
                <w:rFonts w:hint="eastAsia" w:ascii="微软雅黑" w:hAnsi="微软雅黑" w:eastAsia="微软雅黑"/>
                <w:color w:val="FF0000"/>
                <w:sz w:val="21"/>
                <w:szCs w:val="21"/>
              </w:rPr>
              <w:t>进站、出站补登操作。</w:t>
            </w:r>
          </w:p>
        </w:tc>
      </w:tr>
    </w:tbl>
    <w:p>
      <w:pPr>
        <w:pStyle w:val="5"/>
        <w:ind w:left="993" w:hanging="993"/>
        <w:rPr>
          <w:rFonts w:ascii="微软雅黑" w:hAnsi="微软雅黑" w:eastAsia="微软雅黑"/>
          <w:sz w:val="24"/>
          <w:szCs w:val="24"/>
        </w:rPr>
      </w:pPr>
      <w:r>
        <w:rPr>
          <w:rFonts w:ascii="微软雅黑" w:hAnsi="微软雅黑" w:eastAsia="微软雅黑"/>
          <w:sz w:val="24"/>
          <w:szCs w:val="24"/>
        </w:rPr>
        <w:t>请求报文</w:t>
      </w:r>
      <w:r>
        <w:rPr>
          <w:rFonts w:hint="eastAsia" w:ascii="微软雅黑" w:hAnsi="微软雅黑" w:eastAsia="微软雅黑"/>
          <w:sz w:val="24"/>
          <w:szCs w:val="24"/>
        </w:rPr>
        <w:t xml:space="preserve"> </w:t>
      </w:r>
    </w:p>
    <w:tbl>
      <w:tblPr>
        <w:tblStyle w:val="20"/>
        <w:tblW w:w="85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
        <w:gridCol w:w="1403"/>
        <w:gridCol w:w="1681"/>
        <w:gridCol w:w="709"/>
        <w:gridCol w:w="708"/>
        <w:gridCol w:w="709"/>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序号</w:t>
            </w:r>
          </w:p>
        </w:tc>
        <w:tc>
          <w:tcPr>
            <w:tcW w:w="1403"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参数名称</w:t>
            </w:r>
          </w:p>
        </w:tc>
        <w:tc>
          <w:tcPr>
            <w:tcW w:w="1681"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参数中文名称</w:t>
            </w:r>
          </w:p>
        </w:tc>
        <w:tc>
          <w:tcPr>
            <w:tcW w:w="70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类型</w:t>
            </w:r>
          </w:p>
        </w:tc>
        <w:tc>
          <w:tcPr>
            <w:tcW w:w="708"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长度</w:t>
            </w:r>
          </w:p>
        </w:tc>
        <w:tc>
          <w:tcPr>
            <w:tcW w:w="709"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必填</w:t>
            </w:r>
          </w:p>
        </w:tc>
        <w:tc>
          <w:tcPr>
            <w:tcW w:w="2602" w:type="dxa"/>
            <w:shd w:val="clear" w:color="auto" w:fill="A5A5A5" w:themeFill="background1" w:themeFillShade="A6"/>
          </w:tcPr>
          <w:p>
            <w:pPr>
              <w:adjustRightInd w:val="0"/>
              <w:snapToGrid w:val="0"/>
              <w:rPr>
                <w:rFonts w:ascii="微软雅黑" w:hAnsi="微软雅黑" w:eastAsia="微软雅黑"/>
                <w:b/>
                <w:sz w:val="21"/>
                <w:szCs w:val="21"/>
              </w:rPr>
            </w:pPr>
            <w:r>
              <w:rPr>
                <w:rFonts w:hint="eastAsia" w:ascii="微软雅黑" w:hAnsi="微软雅黑" w:eastAsia="微软雅黑"/>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app_id</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服务商移动应用ID</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用户所属移动应用服务商移动应用ID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user_id</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用户标识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3</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service_id</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业务标识</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2</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01：地铁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trip_no</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行程单号</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补登的行程的行程单号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5</w:t>
            </w:r>
          </w:p>
        </w:tc>
        <w:tc>
          <w:tcPr>
            <w:tcW w:w="1403"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fellow_no</w:t>
            </w:r>
          </w:p>
        </w:tc>
        <w:tc>
          <w:tcPr>
            <w:tcW w:w="1681"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带人行程单号</w:t>
            </w:r>
          </w:p>
        </w:tc>
        <w:tc>
          <w:tcPr>
            <w:tcW w:w="70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AN</w:t>
            </w:r>
          </w:p>
        </w:tc>
        <w:tc>
          <w:tcPr>
            <w:tcW w:w="708"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16</w:t>
            </w:r>
          </w:p>
        </w:tc>
        <w:tc>
          <w:tcPr>
            <w:tcW w:w="709" w:type="dxa"/>
          </w:tcPr>
          <w:p>
            <w:pPr>
              <w:adjustRightInd w:val="0"/>
              <w:snapToGrid w:val="0"/>
              <w:rPr>
                <w:rFonts w:ascii="微软雅黑" w:hAnsi="微软雅黑" w:eastAsia="微软雅黑"/>
                <w:color w:val="FF0000"/>
                <w:sz w:val="21"/>
                <w:szCs w:val="21"/>
              </w:rPr>
            </w:pPr>
          </w:p>
        </w:tc>
        <w:tc>
          <w:tcPr>
            <w:tcW w:w="2602"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该字段填全0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6</w:t>
            </w:r>
          </w:p>
        </w:tc>
        <w:tc>
          <w:tcPr>
            <w:tcW w:w="1403"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direction</w:t>
            </w:r>
          </w:p>
        </w:tc>
        <w:tc>
          <w:tcPr>
            <w:tcW w:w="1681"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进站或出站补登</w:t>
            </w:r>
          </w:p>
        </w:tc>
        <w:tc>
          <w:tcPr>
            <w:tcW w:w="70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N</w:t>
            </w:r>
          </w:p>
        </w:tc>
        <w:tc>
          <w:tcPr>
            <w:tcW w:w="708"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2</w:t>
            </w:r>
          </w:p>
        </w:tc>
        <w:tc>
          <w:tcPr>
            <w:tcW w:w="70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M</w:t>
            </w:r>
          </w:p>
        </w:tc>
        <w:tc>
          <w:tcPr>
            <w:tcW w:w="2602"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01：进站补登</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02：出站补登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7</w:t>
            </w:r>
          </w:p>
        </w:tc>
        <w:tc>
          <w:tcPr>
            <w:tcW w:w="1403"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line_no</w:t>
            </w:r>
          </w:p>
        </w:tc>
        <w:tc>
          <w:tcPr>
            <w:tcW w:w="1681"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补登进出站的线路号</w:t>
            </w:r>
          </w:p>
        </w:tc>
        <w:tc>
          <w:tcPr>
            <w:tcW w:w="70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AN</w:t>
            </w:r>
          </w:p>
        </w:tc>
        <w:tc>
          <w:tcPr>
            <w:tcW w:w="708"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2</w:t>
            </w:r>
          </w:p>
        </w:tc>
        <w:tc>
          <w:tcPr>
            <w:tcW w:w="709"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C</w:t>
            </w:r>
          </w:p>
        </w:tc>
        <w:tc>
          <w:tcPr>
            <w:tcW w:w="2602" w:type="dxa"/>
          </w:tcPr>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补登进出站的线路号</w:t>
            </w:r>
          </w:p>
          <w:p>
            <w:pPr>
              <w:adjustRightInd w:val="0"/>
              <w:snapToGrid w:val="0"/>
              <w:jc w:val="left"/>
              <w:rPr>
                <w:rFonts w:ascii="微软雅黑" w:hAnsi="微软雅黑" w:eastAsia="微软雅黑"/>
                <w:color w:val="FF0000"/>
                <w:sz w:val="21"/>
                <w:szCs w:val="21"/>
              </w:rPr>
            </w:pPr>
            <w:r>
              <w:rPr>
                <w:rFonts w:hint="eastAsia" w:ascii="微软雅黑" w:hAnsi="微软雅黑" w:eastAsia="微软雅黑"/>
                <w:color w:val="FF0000"/>
                <w:sz w:val="21"/>
                <w:szCs w:val="21"/>
              </w:rPr>
              <w:t>注：线路号与站点号不能同时为空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8</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station_no</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补登进出站的站点号</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4</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补登进出站的站点号</w:t>
            </w:r>
          </w:p>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注：进站站点号与进站线路号不允许同时为空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9</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scan_time</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补登进出站时间</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color w:val="FF0000"/>
                <w:sz w:val="21"/>
                <w:szCs w:val="21"/>
              </w:rPr>
            </w:pPr>
            <w:r>
              <w:rPr>
                <w:rFonts w:hint="eastAsia" w:ascii="微软雅黑" w:hAnsi="微软雅黑" w:eastAsia="微软雅黑"/>
                <w:color w:val="FF0000"/>
                <w:sz w:val="21"/>
                <w:szCs w:val="21"/>
              </w:rPr>
              <w:t>8</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10</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claim_time</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补登操作时间</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14</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格式：YYYYMMDDHHmmss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11</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claim_staff</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补登客服人员工号</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补登客服人员工号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12</w:t>
            </w:r>
          </w:p>
        </w:tc>
        <w:tc>
          <w:tcPr>
            <w:tcW w:w="1403"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terminal_no</w:t>
            </w:r>
          </w:p>
        </w:tc>
        <w:tc>
          <w:tcPr>
            <w:tcW w:w="1681"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补登终端编号</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AN</w:t>
            </w:r>
          </w:p>
        </w:tc>
        <w:tc>
          <w:tcPr>
            <w:tcW w:w="708"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16</w:t>
            </w:r>
          </w:p>
        </w:tc>
        <w:tc>
          <w:tcPr>
            <w:tcW w:w="709" w:type="dxa"/>
          </w:tcPr>
          <w:p>
            <w:pPr>
              <w:adjustRightInd w:val="0"/>
              <w:snapToGrid w:val="0"/>
              <w:rPr>
                <w:rFonts w:ascii="微软雅黑" w:hAnsi="微软雅黑" w:eastAsia="微软雅黑"/>
                <w:sz w:val="21"/>
                <w:szCs w:val="21"/>
              </w:rPr>
            </w:pPr>
            <w:r>
              <w:rPr>
                <w:rFonts w:hint="eastAsia" w:ascii="微软雅黑" w:hAnsi="微软雅黑" w:eastAsia="微软雅黑"/>
                <w:sz w:val="21"/>
                <w:szCs w:val="21"/>
              </w:rPr>
              <w:t>M</w:t>
            </w:r>
          </w:p>
        </w:tc>
        <w:tc>
          <w:tcPr>
            <w:tcW w:w="2602" w:type="dxa"/>
          </w:tcPr>
          <w:p>
            <w:pPr>
              <w:adjustRightInd w:val="0"/>
              <w:snapToGrid w:val="0"/>
              <w:jc w:val="left"/>
              <w:rPr>
                <w:rFonts w:ascii="微软雅黑" w:hAnsi="微软雅黑" w:eastAsia="微软雅黑"/>
                <w:sz w:val="21"/>
                <w:szCs w:val="21"/>
              </w:rPr>
            </w:pPr>
            <w:r>
              <w:rPr>
                <w:rFonts w:hint="eastAsia" w:ascii="微软雅黑" w:hAnsi="微软雅黑" w:eastAsia="微软雅黑"/>
                <w:sz w:val="21"/>
                <w:szCs w:val="21"/>
              </w:rPr>
              <w:t>补登数字票务客服终端编号</w:t>
            </w:r>
          </w:p>
        </w:tc>
      </w:tr>
    </w:tbl>
    <w:p>
      <w:pPr>
        <w:pStyle w:val="5"/>
        <w:ind w:left="851" w:hanging="851"/>
        <w:rPr>
          <w:rFonts w:ascii="微软雅黑" w:hAnsi="微软雅黑" w:eastAsia="微软雅黑"/>
          <w:sz w:val="24"/>
          <w:szCs w:val="24"/>
        </w:rPr>
      </w:pPr>
      <w:r>
        <w:rPr>
          <w:rFonts w:ascii="微软雅黑" w:hAnsi="微软雅黑" w:eastAsia="微软雅黑"/>
          <w:sz w:val="24"/>
          <w:szCs w:val="24"/>
        </w:rPr>
        <w:t>应答报文</w:t>
      </w:r>
      <w:r>
        <w:rPr>
          <w:rFonts w:hint="eastAsia" w:ascii="微软雅黑" w:hAnsi="微软雅黑" w:eastAsia="微软雅黑"/>
          <w:sz w:val="24"/>
          <w:szCs w:val="24"/>
        </w:rPr>
        <w:t xml:space="preserve"> </w:t>
      </w:r>
    </w:p>
    <w:tbl>
      <w:tblPr>
        <w:tblStyle w:val="20"/>
        <w:tblW w:w="8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
        <w:gridCol w:w="1508"/>
        <w:gridCol w:w="1675"/>
        <w:gridCol w:w="705"/>
        <w:gridCol w:w="705"/>
        <w:gridCol w:w="704"/>
        <w:gridCol w:w="2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9" w:type="dxa"/>
          </w:tcPr>
          <w:p>
            <w:pPr>
              <w:rPr>
                <w:rFonts w:ascii="微软雅黑" w:hAnsi="微软雅黑" w:eastAsia="微软雅黑"/>
              </w:rPr>
            </w:pPr>
            <w:r>
              <w:rPr>
                <w:rFonts w:hint="eastAsia" w:ascii="微软雅黑" w:hAnsi="微软雅黑" w:eastAsia="微软雅黑"/>
              </w:rPr>
              <w:t>序号</w:t>
            </w:r>
          </w:p>
        </w:tc>
        <w:tc>
          <w:tcPr>
            <w:tcW w:w="1508" w:type="dxa"/>
          </w:tcPr>
          <w:p>
            <w:pPr>
              <w:rPr>
                <w:rFonts w:ascii="微软雅黑" w:hAnsi="微软雅黑" w:eastAsia="微软雅黑"/>
              </w:rPr>
            </w:pPr>
            <w:r>
              <w:rPr>
                <w:rFonts w:hint="eastAsia" w:ascii="微软雅黑" w:hAnsi="微软雅黑" w:eastAsia="微软雅黑"/>
              </w:rPr>
              <w:t>参数名称</w:t>
            </w:r>
          </w:p>
        </w:tc>
        <w:tc>
          <w:tcPr>
            <w:tcW w:w="1675" w:type="dxa"/>
          </w:tcPr>
          <w:p>
            <w:pPr>
              <w:rPr>
                <w:rFonts w:ascii="微软雅黑" w:hAnsi="微软雅黑" w:eastAsia="微软雅黑"/>
              </w:rPr>
            </w:pPr>
            <w:r>
              <w:rPr>
                <w:rFonts w:hint="eastAsia" w:ascii="微软雅黑" w:hAnsi="微软雅黑" w:eastAsia="微软雅黑"/>
              </w:rPr>
              <w:t>参数中文名称</w:t>
            </w:r>
          </w:p>
        </w:tc>
        <w:tc>
          <w:tcPr>
            <w:tcW w:w="705" w:type="dxa"/>
          </w:tcPr>
          <w:p>
            <w:pPr>
              <w:rPr>
                <w:rFonts w:ascii="微软雅黑" w:hAnsi="微软雅黑" w:eastAsia="微软雅黑"/>
              </w:rPr>
            </w:pPr>
            <w:r>
              <w:rPr>
                <w:rFonts w:hint="eastAsia" w:ascii="微软雅黑" w:hAnsi="微软雅黑" w:eastAsia="微软雅黑"/>
              </w:rPr>
              <w:t>类型</w:t>
            </w:r>
          </w:p>
        </w:tc>
        <w:tc>
          <w:tcPr>
            <w:tcW w:w="705" w:type="dxa"/>
          </w:tcPr>
          <w:p>
            <w:pPr>
              <w:rPr>
                <w:rFonts w:ascii="微软雅黑" w:hAnsi="微软雅黑" w:eastAsia="微软雅黑"/>
              </w:rPr>
            </w:pPr>
            <w:r>
              <w:rPr>
                <w:rFonts w:hint="eastAsia" w:ascii="微软雅黑" w:hAnsi="微软雅黑" w:eastAsia="微软雅黑"/>
              </w:rPr>
              <w:t>长度</w:t>
            </w:r>
          </w:p>
        </w:tc>
        <w:tc>
          <w:tcPr>
            <w:tcW w:w="704" w:type="dxa"/>
          </w:tcPr>
          <w:p>
            <w:pPr>
              <w:rPr>
                <w:rFonts w:ascii="微软雅黑" w:hAnsi="微软雅黑" w:eastAsia="微软雅黑"/>
              </w:rPr>
            </w:pPr>
            <w:r>
              <w:rPr>
                <w:rFonts w:hint="eastAsia" w:ascii="微软雅黑" w:hAnsi="微软雅黑" w:eastAsia="微软雅黑"/>
              </w:rPr>
              <w:t>必填</w:t>
            </w:r>
          </w:p>
        </w:tc>
        <w:tc>
          <w:tcPr>
            <w:tcW w:w="2515" w:type="dxa"/>
          </w:tcPr>
          <w:p>
            <w:pPr>
              <w:rPr>
                <w:rFonts w:ascii="微软雅黑" w:hAnsi="微软雅黑" w:eastAsia="微软雅黑"/>
              </w:rPr>
            </w:pPr>
            <w:r>
              <w:rPr>
                <w:rFonts w:hint="eastAsia" w:ascii="微软雅黑" w:hAnsi="微软雅黑" w:eastAsia="微软雅黑"/>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9" w:type="dxa"/>
          </w:tcPr>
          <w:p>
            <w:pPr>
              <w:rPr>
                <w:rFonts w:ascii="微软雅黑" w:hAnsi="微软雅黑" w:eastAsia="微软雅黑"/>
              </w:rPr>
            </w:pPr>
            <w:r>
              <w:rPr>
                <w:rFonts w:ascii="微软雅黑" w:hAnsi="微软雅黑" w:eastAsia="微软雅黑"/>
              </w:rPr>
              <w:t>1</w:t>
            </w:r>
          </w:p>
        </w:tc>
        <w:tc>
          <w:tcPr>
            <w:tcW w:w="1508" w:type="dxa"/>
          </w:tcPr>
          <w:p>
            <w:pPr>
              <w:rPr>
                <w:rFonts w:ascii="微软雅黑" w:hAnsi="微软雅黑" w:eastAsia="微软雅黑"/>
              </w:rPr>
            </w:pPr>
            <w:r>
              <w:rPr>
                <w:rFonts w:hint="eastAsia" w:ascii="微软雅黑" w:hAnsi="微软雅黑" w:eastAsia="微软雅黑"/>
              </w:rPr>
              <w:t>confirm_no</w:t>
            </w:r>
          </w:p>
        </w:tc>
        <w:tc>
          <w:tcPr>
            <w:tcW w:w="1675" w:type="dxa"/>
          </w:tcPr>
          <w:p>
            <w:pPr>
              <w:rPr>
                <w:rFonts w:ascii="微软雅黑" w:hAnsi="微软雅黑" w:eastAsia="微软雅黑"/>
              </w:rPr>
            </w:pPr>
            <w:r>
              <w:rPr>
                <w:rFonts w:hint="eastAsia" w:ascii="微软雅黑" w:hAnsi="微软雅黑" w:eastAsia="微软雅黑"/>
              </w:rPr>
              <w:t>补登单号</w:t>
            </w:r>
          </w:p>
        </w:tc>
        <w:tc>
          <w:tcPr>
            <w:tcW w:w="705" w:type="dxa"/>
          </w:tcPr>
          <w:p>
            <w:pPr>
              <w:rPr>
                <w:rFonts w:ascii="微软雅黑" w:hAnsi="微软雅黑" w:eastAsia="微软雅黑"/>
              </w:rPr>
            </w:pPr>
            <w:r>
              <w:rPr>
                <w:rFonts w:hint="eastAsia" w:ascii="微软雅黑" w:hAnsi="微软雅黑" w:eastAsia="微软雅黑"/>
              </w:rPr>
              <w:t>AN</w:t>
            </w:r>
          </w:p>
        </w:tc>
        <w:tc>
          <w:tcPr>
            <w:tcW w:w="705" w:type="dxa"/>
          </w:tcPr>
          <w:p>
            <w:pPr>
              <w:rPr>
                <w:rFonts w:ascii="微软雅黑" w:hAnsi="微软雅黑" w:eastAsia="微软雅黑"/>
              </w:rPr>
            </w:pPr>
            <w:r>
              <w:rPr>
                <w:rFonts w:ascii="微软雅黑" w:hAnsi="微软雅黑" w:eastAsia="微软雅黑"/>
              </w:rPr>
              <w:t>16</w:t>
            </w:r>
          </w:p>
        </w:tc>
        <w:tc>
          <w:tcPr>
            <w:tcW w:w="704" w:type="dxa"/>
          </w:tcPr>
          <w:p>
            <w:pPr>
              <w:rPr>
                <w:rFonts w:ascii="微软雅黑" w:hAnsi="微软雅黑" w:eastAsia="微软雅黑"/>
              </w:rPr>
            </w:pPr>
            <w:r>
              <w:rPr>
                <w:rFonts w:hint="eastAsia" w:ascii="微软雅黑" w:hAnsi="微软雅黑" w:eastAsia="微软雅黑"/>
              </w:rPr>
              <w:t>M</w:t>
            </w:r>
          </w:p>
        </w:tc>
        <w:tc>
          <w:tcPr>
            <w:tcW w:w="2515" w:type="dxa"/>
          </w:tcPr>
          <w:p>
            <w:pPr>
              <w:rPr>
                <w:rFonts w:ascii="微软雅黑" w:hAnsi="微软雅黑" w:eastAsia="微软雅黑"/>
              </w:rPr>
            </w:pPr>
          </w:p>
        </w:tc>
      </w:tr>
    </w:tbl>
    <w:p>
      <w:pPr>
        <w:rPr>
          <w:rFonts w:ascii="微软雅黑" w:hAnsi="微软雅黑" w:eastAsia="微软雅黑"/>
          <w:color w:val="FF0000"/>
        </w:rPr>
      </w:pP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交易上传功能</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对交易补全产生的交易数据，需要上传到SC，并由SC继续上传。</w:t>
      </w:r>
    </w:p>
    <w:p>
      <w:pPr>
        <w:adjustRightInd w:val="0"/>
        <w:snapToGrid w:val="0"/>
        <w:ind w:firstLine="420"/>
        <w:rPr>
          <w:rFonts w:ascii="微软雅黑" w:hAnsi="微软雅黑" w:eastAsia="微软雅黑" w:cs="Times New Roman"/>
          <w:color w:val="FF0000"/>
        </w:rPr>
      </w:pPr>
      <w:r>
        <w:rPr>
          <w:rFonts w:ascii="微软雅黑" w:hAnsi="微软雅黑" w:eastAsia="微软雅黑" w:cs="Times New Roman"/>
          <w:color w:val="FF0000"/>
        </w:rPr>
        <w:t>交易数据定义</w:t>
      </w:r>
      <w:r>
        <w:rPr>
          <w:rFonts w:hint="eastAsia" w:ascii="微软雅黑" w:hAnsi="微软雅黑" w:eastAsia="微软雅黑" w:cs="Times New Roman"/>
          <w:color w:val="FF0000"/>
        </w:rPr>
        <w:t>如下：</w:t>
      </w:r>
    </w:p>
    <w:tbl>
      <w:tblPr>
        <w:tblStyle w:val="19"/>
        <w:tblW w:w="84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
      <w:tblGrid>
        <w:gridCol w:w="1526"/>
        <w:gridCol w:w="707"/>
        <w:gridCol w:w="873"/>
        <w:gridCol w:w="622"/>
        <w:gridCol w:w="4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314" w:hRule="atLeast"/>
          <w:jc w:val="center"/>
        </w:trPr>
        <w:tc>
          <w:tcPr>
            <w:tcW w:w="1526" w:type="dxa"/>
            <w:shd w:val="clear" w:color="auto" w:fill="C0C0C0"/>
            <w:vAlign w:val="center"/>
          </w:tcPr>
          <w:p>
            <w:pPr>
              <w:pStyle w:val="40"/>
              <w:spacing w:before="156"/>
            </w:pPr>
            <w:r>
              <w:t>名称</w:t>
            </w:r>
          </w:p>
        </w:tc>
        <w:tc>
          <w:tcPr>
            <w:tcW w:w="707" w:type="dxa"/>
            <w:shd w:val="clear" w:color="auto" w:fill="C0C0C0"/>
            <w:vAlign w:val="center"/>
          </w:tcPr>
          <w:p>
            <w:pPr>
              <w:pStyle w:val="40"/>
              <w:spacing w:before="156"/>
            </w:pPr>
            <w:r>
              <w:t>类型</w:t>
            </w:r>
          </w:p>
        </w:tc>
        <w:tc>
          <w:tcPr>
            <w:tcW w:w="873" w:type="dxa"/>
            <w:shd w:val="clear" w:color="auto" w:fill="C0C0C0"/>
            <w:vAlign w:val="center"/>
          </w:tcPr>
          <w:p>
            <w:pPr>
              <w:pStyle w:val="40"/>
              <w:spacing w:before="156"/>
            </w:pPr>
            <w:r>
              <w:t>长度</w:t>
            </w:r>
            <w:r>
              <w:rPr>
                <w:rFonts w:hint="eastAsia"/>
              </w:rPr>
              <w:t>(Byte)</w:t>
            </w:r>
          </w:p>
        </w:tc>
        <w:tc>
          <w:tcPr>
            <w:tcW w:w="622" w:type="dxa"/>
            <w:shd w:val="clear" w:color="auto" w:fill="C0C0C0"/>
          </w:tcPr>
          <w:p>
            <w:pPr>
              <w:pStyle w:val="40"/>
              <w:spacing w:before="156"/>
            </w:pPr>
            <w:r>
              <w:rPr>
                <w:rFonts w:hint="eastAsia"/>
              </w:rPr>
              <w:t>适用版本</w:t>
            </w:r>
          </w:p>
        </w:tc>
        <w:tc>
          <w:tcPr>
            <w:tcW w:w="4737" w:type="dxa"/>
            <w:shd w:val="clear" w:color="auto" w:fill="C0C0C0"/>
            <w:vAlign w:val="center"/>
          </w:tcPr>
          <w:p>
            <w:pPr>
              <w:pStyle w:val="40"/>
              <w:spacing w:before="156"/>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314" w:hRule="atLeast"/>
          <w:jc w:val="center"/>
        </w:trPr>
        <w:tc>
          <w:tcPr>
            <w:tcW w:w="1526" w:type="dxa"/>
            <w:shd w:val="clear" w:color="auto" w:fill="auto"/>
            <w:vAlign w:val="center"/>
          </w:tcPr>
          <w:p>
            <w:pPr>
              <w:pStyle w:val="41"/>
              <w:rPr>
                <w:b/>
                <w:bCs/>
              </w:rPr>
            </w:pPr>
            <w:r>
              <w:rPr>
                <w:rFonts w:hint="eastAsia"/>
              </w:rPr>
              <w:t>协议头</w:t>
            </w:r>
          </w:p>
        </w:tc>
        <w:tc>
          <w:tcPr>
            <w:tcW w:w="707" w:type="dxa"/>
            <w:shd w:val="clear" w:color="auto" w:fill="auto"/>
            <w:vAlign w:val="center"/>
          </w:tcPr>
          <w:p>
            <w:pPr>
              <w:pStyle w:val="41"/>
              <w:rPr>
                <w:b/>
                <w:bCs/>
              </w:rPr>
            </w:pPr>
            <w:r>
              <w:rPr>
                <w:rFonts w:hint="eastAsia"/>
              </w:rPr>
              <w:t>Char</w:t>
            </w:r>
          </w:p>
        </w:tc>
        <w:tc>
          <w:tcPr>
            <w:tcW w:w="873" w:type="dxa"/>
            <w:shd w:val="clear" w:color="auto" w:fill="auto"/>
            <w:vAlign w:val="center"/>
          </w:tcPr>
          <w:p>
            <w:pPr>
              <w:pStyle w:val="41"/>
              <w:rPr>
                <w:b/>
                <w:bCs/>
              </w:rPr>
            </w:pPr>
            <w:r>
              <w:rPr>
                <w:rFonts w:hint="eastAsia"/>
              </w:rPr>
              <w:t>12</w:t>
            </w:r>
          </w:p>
        </w:tc>
        <w:tc>
          <w:tcPr>
            <w:tcW w:w="622" w:type="dxa"/>
          </w:tcPr>
          <w:p>
            <w:pPr>
              <w:pStyle w:val="41"/>
            </w:pPr>
            <w:r>
              <w:rPr>
                <w:rFonts w:hint="eastAsia"/>
              </w:rPr>
              <w:t>所有</w:t>
            </w:r>
          </w:p>
        </w:tc>
        <w:tc>
          <w:tcPr>
            <w:tcW w:w="4737" w:type="dxa"/>
            <w:shd w:val="clear" w:color="auto" w:fill="auto"/>
          </w:tcPr>
          <w:p>
            <w:pPr>
              <w:pStyle w:val="41"/>
              <w:rPr>
                <w:b/>
              </w:rPr>
            </w:pPr>
            <w:r>
              <w:rPr>
                <w:rFonts w:hint="eastAsia"/>
              </w:rPr>
              <w:t>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交易校验码</w:t>
            </w:r>
          </w:p>
        </w:tc>
        <w:tc>
          <w:tcPr>
            <w:tcW w:w="707" w:type="dxa"/>
          </w:tcPr>
          <w:p>
            <w:pPr>
              <w:pStyle w:val="41"/>
            </w:pPr>
            <w:r>
              <w:rPr>
                <w:rFonts w:hint="eastAsia"/>
              </w:rPr>
              <w:t>Char</w:t>
            </w:r>
          </w:p>
        </w:tc>
        <w:tc>
          <w:tcPr>
            <w:tcW w:w="873" w:type="dxa"/>
            <w:vAlign w:val="center"/>
          </w:tcPr>
          <w:p>
            <w:pPr>
              <w:pStyle w:val="41"/>
            </w:pPr>
            <w:r>
              <w:rPr>
                <w:rFonts w:hint="eastAsia"/>
              </w:rPr>
              <w:t>8</w:t>
            </w:r>
          </w:p>
        </w:tc>
        <w:tc>
          <w:tcPr>
            <w:tcW w:w="622" w:type="dxa"/>
          </w:tcPr>
          <w:p>
            <w:pPr>
              <w:pStyle w:val="41"/>
            </w:pPr>
            <w:r>
              <w:rPr>
                <w:rFonts w:hint="eastAsia"/>
              </w:rPr>
              <w:t>所有</w:t>
            </w:r>
          </w:p>
        </w:tc>
        <w:tc>
          <w:tcPr>
            <w:tcW w:w="4737" w:type="dxa"/>
            <w:vAlign w:val="center"/>
          </w:tcPr>
          <w:p>
            <w:pPr>
              <w:pStyle w:val="41"/>
            </w:pPr>
            <w:r>
              <w:rPr>
                <w:rFonts w:hint="eastAsia"/>
              </w:rPr>
              <w:t>TAC，16进制字符串表示，二维码交易全部填0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逻辑卡号</w:t>
            </w:r>
          </w:p>
        </w:tc>
        <w:tc>
          <w:tcPr>
            <w:tcW w:w="707" w:type="dxa"/>
          </w:tcPr>
          <w:p>
            <w:pPr>
              <w:pStyle w:val="41"/>
            </w:pPr>
            <w:r>
              <w:rPr>
                <w:rFonts w:hint="eastAsia"/>
              </w:rPr>
              <w:t>Char</w:t>
            </w:r>
          </w:p>
        </w:tc>
        <w:tc>
          <w:tcPr>
            <w:tcW w:w="873" w:type="dxa"/>
            <w:vAlign w:val="center"/>
          </w:tcPr>
          <w:p>
            <w:pPr>
              <w:pStyle w:val="41"/>
            </w:pPr>
            <w:r>
              <w:rPr>
                <w:rFonts w:hint="eastAsia"/>
              </w:rPr>
              <w:t>20</w:t>
            </w:r>
          </w:p>
        </w:tc>
        <w:tc>
          <w:tcPr>
            <w:tcW w:w="622" w:type="dxa"/>
          </w:tcPr>
          <w:p>
            <w:pPr>
              <w:pStyle w:val="41"/>
            </w:pPr>
            <w:r>
              <w:rPr>
                <w:rFonts w:hint="eastAsia"/>
              </w:rPr>
              <w:t>所有</w:t>
            </w:r>
          </w:p>
        </w:tc>
        <w:tc>
          <w:tcPr>
            <w:tcW w:w="4737" w:type="dxa"/>
            <w:vAlign w:val="center"/>
          </w:tcPr>
          <w:p>
            <w:pPr>
              <w:pStyle w:val="41"/>
            </w:pPr>
            <w:r>
              <w:rPr>
                <w:rFonts w:hint="eastAsia"/>
              </w:rPr>
              <w:t>转换为20位的数字字符（不足20位，后补空格）</w:t>
            </w:r>
          </w:p>
          <w:p>
            <w:pPr>
              <w:pStyle w:val="41"/>
            </w:pPr>
            <w:r>
              <w:rPr>
                <w:rFonts w:hint="eastAsia"/>
              </w:rPr>
              <w:t>指补登用户在二维码平台注册的userid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交易类型</w:t>
            </w:r>
          </w:p>
        </w:tc>
        <w:tc>
          <w:tcPr>
            <w:tcW w:w="707" w:type="dxa"/>
          </w:tcPr>
          <w:p>
            <w:pPr>
              <w:pStyle w:val="41"/>
            </w:pPr>
            <w:r>
              <w:rPr>
                <w:rFonts w:hint="eastAsia"/>
              </w:rPr>
              <w:t>Char</w:t>
            </w:r>
          </w:p>
        </w:tc>
        <w:tc>
          <w:tcPr>
            <w:tcW w:w="873" w:type="dxa"/>
            <w:vAlign w:val="center"/>
          </w:tcPr>
          <w:p>
            <w:pPr>
              <w:pStyle w:val="41"/>
            </w:pPr>
            <w:r>
              <w:rPr>
                <w:rFonts w:hint="eastAsia"/>
              </w:rPr>
              <w:t>2</w:t>
            </w:r>
          </w:p>
        </w:tc>
        <w:tc>
          <w:tcPr>
            <w:tcW w:w="622" w:type="dxa"/>
          </w:tcPr>
          <w:p>
            <w:pPr>
              <w:pStyle w:val="41"/>
            </w:pPr>
            <w:r>
              <w:rPr>
                <w:rFonts w:hint="eastAsia"/>
              </w:rPr>
              <w:t>所有</w:t>
            </w:r>
          </w:p>
        </w:tc>
        <w:tc>
          <w:tcPr>
            <w:tcW w:w="4737" w:type="dxa"/>
            <w:vAlign w:val="center"/>
          </w:tcPr>
          <w:p>
            <w:pPr>
              <w:pStyle w:val="41"/>
            </w:pPr>
            <w:r>
              <w:rPr>
                <w:rFonts w:hint="eastAsia"/>
              </w:rPr>
              <w:t>票亭补登交易(27)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交易地点</w:t>
            </w:r>
          </w:p>
        </w:tc>
        <w:tc>
          <w:tcPr>
            <w:tcW w:w="707" w:type="dxa"/>
          </w:tcPr>
          <w:p>
            <w:pPr>
              <w:pStyle w:val="41"/>
            </w:pPr>
            <w:r>
              <w:rPr>
                <w:rFonts w:hint="eastAsia"/>
              </w:rPr>
              <w:t>Char</w:t>
            </w:r>
          </w:p>
        </w:tc>
        <w:tc>
          <w:tcPr>
            <w:tcW w:w="873" w:type="dxa"/>
            <w:vAlign w:val="center"/>
          </w:tcPr>
          <w:p>
            <w:pPr>
              <w:pStyle w:val="41"/>
            </w:pPr>
            <w:r>
              <w:rPr>
                <w:rFonts w:hint="eastAsia"/>
              </w:rPr>
              <w:t>10</w:t>
            </w:r>
          </w:p>
        </w:tc>
        <w:tc>
          <w:tcPr>
            <w:tcW w:w="622" w:type="dxa"/>
          </w:tcPr>
          <w:p>
            <w:pPr>
              <w:pStyle w:val="41"/>
            </w:pPr>
            <w:r>
              <w:rPr>
                <w:rFonts w:hint="eastAsia"/>
              </w:rPr>
              <w:t>所有</w:t>
            </w:r>
          </w:p>
        </w:tc>
        <w:tc>
          <w:tcPr>
            <w:tcW w:w="4737" w:type="dxa"/>
            <w:vAlign w:val="center"/>
          </w:tcPr>
          <w:p>
            <w:pPr>
              <w:pStyle w:val="41"/>
            </w:pPr>
            <w:r>
              <w:rPr>
                <w:rFonts w:hint="eastAsia"/>
              </w:rPr>
              <w:t>计费运营点（换乘站只有唯一的一个计费运营点，不足</w:t>
            </w:r>
            <w:r>
              <w:t>10</w:t>
            </w:r>
            <w:r>
              <w:rPr>
                <w:rFonts w:hint="eastAsia"/>
              </w:rPr>
              <w:t>位前补</w:t>
            </w:r>
            <w:r>
              <w:t>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70" w:hRule="atLeast"/>
          <w:jc w:val="center"/>
        </w:trPr>
        <w:tc>
          <w:tcPr>
            <w:tcW w:w="1526" w:type="dxa"/>
            <w:vAlign w:val="center"/>
          </w:tcPr>
          <w:p>
            <w:pPr>
              <w:pStyle w:val="41"/>
            </w:pPr>
            <w:r>
              <w:rPr>
                <w:rFonts w:hint="eastAsia"/>
              </w:rPr>
              <w:t>全局设备ID</w:t>
            </w:r>
          </w:p>
        </w:tc>
        <w:tc>
          <w:tcPr>
            <w:tcW w:w="707" w:type="dxa"/>
          </w:tcPr>
          <w:p>
            <w:pPr>
              <w:pStyle w:val="41"/>
            </w:pPr>
            <w:r>
              <w:rPr>
                <w:rFonts w:hint="eastAsia"/>
              </w:rPr>
              <w:t>Char</w:t>
            </w:r>
          </w:p>
        </w:tc>
        <w:tc>
          <w:tcPr>
            <w:tcW w:w="873" w:type="dxa"/>
            <w:vAlign w:val="center"/>
          </w:tcPr>
          <w:p>
            <w:pPr>
              <w:pStyle w:val="41"/>
            </w:pPr>
            <w:r>
              <w:rPr>
                <w:rFonts w:hint="eastAsia"/>
              </w:rPr>
              <w:t>9</w:t>
            </w:r>
          </w:p>
        </w:tc>
        <w:tc>
          <w:tcPr>
            <w:tcW w:w="622" w:type="dxa"/>
          </w:tcPr>
          <w:p>
            <w:pPr>
              <w:pStyle w:val="41"/>
            </w:pPr>
            <w:r>
              <w:rPr>
                <w:rFonts w:hint="eastAsia"/>
              </w:rPr>
              <w:t>所有</w:t>
            </w:r>
          </w:p>
        </w:tc>
        <w:tc>
          <w:tcPr>
            <w:tcW w:w="4737" w:type="dxa"/>
            <w:vAlign w:val="center"/>
          </w:tcPr>
          <w:p>
            <w:pPr>
              <w:pStyle w:val="41"/>
            </w:pPr>
            <w:r>
              <w:rPr>
                <w:rFonts w:hint="eastAsia"/>
              </w:rPr>
              <w:t>转换为9位的数字字符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操作员ID</w:t>
            </w:r>
          </w:p>
        </w:tc>
        <w:tc>
          <w:tcPr>
            <w:tcW w:w="707" w:type="dxa"/>
          </w:tcPr>
          <w:p>
            <w:pPr>
              <w:pStyle w:val="41"/>
            </w:pPr>
            <w:r>
              <w:rPr>
                <w:rFonts w:hint="eastAsia"/>
              </w:rPr>
              <w:t>Char</w:t>
            </w:r>
          </w:p>
        </w:tc>
        <w:tc>
          <w:tcPr>
            <w:tcW w:w="873" w:type="dxa"/>
            <w:vAlign w:val="center"/>
          </w:tcPr>
          <w:p>
            <w:pPr>
              <w:pStyle w:val="41"/>
            </w:pPr>
            <w:r>
              <w:rPr>
                <w:rFonts w:hint="eastAsia"/>
              </w:rPr>
              <w:t>6</w:t>
            </w:r>
          </w:p>
        </w:tc>
        <w:tc>
          <w:tcPr>
            <w:tcW w:w="622" w:type="dxa"/>
          </w:tcPr>
          <w:p>
            <w:pPr>
              <w:pStyle w:val="41"/>
            </w:pPr>
            <w:r>
              <w:rPr>
                <w:rFonts w:hint="eastAsia"/>
              </w:rPr>
              <w:t>所有</w:t>
            </w:r>
          </w:p>
        </w:tc>
        <w:tc>
          <w:tcPr>
            <w:tcW w:w="4737" w:type="dxa"/>
            <w:vAlign w:val="center"/>
          </w:tcPr>
          <w:p>
            <w:pPr>
              <w:pStyle w:val="41"/>
            </w:pPr>
            <w:r>
              <w:rPr>
                <w:rFonts w:hint="eastAsia"/>
              </w:rPr>
              <w:t>票亭操作员ID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操作时间</w:t>
            </w:r>
          </w:p>
        </w:tc>
        <w:tc>
          <w:tcPr>
            <w:tcW w:w="707" w:type="dxa"/>
          </w:tcPr>
          <w:p>
            <w:pPr>
              <w:pStyle w:val="41"/>
            </w:pPr>
            <w:r>
              <w:rPr>
                <w:rFonts w:hint="eastAsia"/>
              </w:rPr>
              <w:t>Char</w:t>
            </w:r>
          </w:p>
        </w:tc>
        <w:tc>
          <w:tcPr>
            <w:tcW w:w="873" w:type="dxa"/>
            <w:vAlign w:val="center"/>
          </w:tcPr>
          <w:p>
            <w:pPr>
              <w:pStyle w:val="41"/>
            </w:pPr>
            <w:r>
              <w:rPr>
                <w:rFonts w:hint="eastAsia"/>
              </w:rPr>
              <w:t>14</w:t>
            </w:r>
          </w:p>
        </w:tc>
        <w:tc>
          <w:tcPr>
            <w:tcW w:w="622" w:type="dxa"/>
          </w:tcPr>
          <w:p>
            <w:pPr>
              <w:pStyle w:val="41"/>
            </w:pPr>
            <w:r>
              <w:rPr>
                <w:rFonts w:hint="eastAsia"/>
              </w:rPr>
              <w:t>所有</w:t>
            </w:r>
          </w:p>
        </w:tc>
        <w:tc>
          <w:tcPr>
            <w:tcW w:w="4737" w:type="dxa"/>
            <w:vAlign w:val="center"/>
          </w:tcPr>
          <w:p>
            <w:pPr>
              <w:pStyle w:val="41"/>
            </w:pPr>
            <w:r>
              <w:t>YYYYMMDDHH24MISS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服务商移动应用ID</w:t>
            </w:r>
          </w:p>
        </w:tc>
        <w:tc>
          <w:tcPr>
            <w:tcW w:w="707" w:type="dxa"/>
          </w:tcPr>
          <w:p>
            <w:pPr>
              <w:pStyle w:val="41"/>
            </w:pPr>
            <w:r>
              <w:rPr>
                <w:rFonts w:hint="eastAsia"/>
              </w:rPr>
              <w:t>Char</w:t>
            </w:r>
          </w:p>
        </w:tc>
        <w:tc>
          <w:tcPr>
            <w:tcW w:w="873" w:type="dxa"/>
            <w:vAlign w:val="center"/>
          </w:tcPr>
          <w:p>
            <w:pPr>
              <w:pStyle w:val="41"/>
            </w:pPr>
            <w:r>
              <w:rPr>
                <w:rFonts w:hint="eastAsia"/>
              </w:rPr>
              <w:t>16</w:t>
            </w:r>
          </w:p>
        </w:tc>
        <w:tc>
          <w:tcPr>
            <w:tcW w:w="622" w:type="dxa"/>
          </w:tcPr>
          <w:p>
            <w:pPr>
              <w:pStyle w:val="41"/>
            </w:pPr>
            <w:r>
              <w:rPr>
                <w:rFonts w:hint="eastAsia"/>
              </w:rPr>
              <w:t>所有</w:t>
            </w:r>
          </w:p>
        </w:tc>
        <w:tc>
          <w:tcPr>
            <w:tcW w:w="4737" w:type="dxa"/>
            <w:vAlign w:val="center"/>
          </w:tcPr>
          <w:p>
            <w:pPr>
              <w:pStyle w:val="41"/>
            </w:pPr>
            <w:r>
              <w:rPr>
                <w:rFonts w:hint="eastAsia"/>
              </w:rPr>
              <w:t>用户所属移动应用服务商移动应用ID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4" w:hRule="atLeast"/>
          <w:jc w:val="center"/>
        </w:trPr>
        <w:tc>
          <w:tcPr>
            <w:tcW w:w="1526" w:type="dxa"/>
            <w:tcMar>
              <w:top w:w="15" w:type="dxa"/>
              <w:left w:w="15" w:type="dxa"/>
              <w:bottom w:w="0" w:type="dxa"/>
              <w:right w:w="15" w:type="dxa"/>
            </w:tcMar>
            <w:vAlign w:val="center"/>
          </w:tcPr>
          <w:p>
            <w:pPr>
              <w:pStyle w:val="41"/>
            </w:pPr>
            <w:r>
              <w:rPr>
                <w:rFonts w:hint="eastAsia"/>
              </w:rPr>
              <w:t>终端交易序号</w:t>
            </w:r>
          </w:p>
        </w:tc>
        <w:tc>
          <w:tcPr>
            <w:tcW w:w="707" w:type="dxa"/>
            <w:tcMar>
              <w:top w:w="15" w:type="dxa"/>
              <w:left w:w="15" w:type="dxa"/>
              <w:bottom w:w="0" w:type="dxa"/>
              <w:right w:w="15" w:type="dxa"/>
            </w:tcMar>
          </w:tcPr>
          <w:p>
            <w:pPr>
              <w:pStyle w:val="41"/>
            </w:pPr>
            <w:r>
              <w:rPr>
                <w:rFonts w:hint="eastAsia"/>
              </w:rPr>
              <w:t>Char</w:t>
            </w:r>
          </w:p>
        </w:tc>
        <w:tc>
          <w:tcPr>
            <w:tcW w:w="873" w:type="dxa"/>
            <w:tcMar>
              <w:top w:w="15" w:type="dxa"/>
              <w:left w:w="15" w:type="dxa"/>
              <w:bottom w:w="0" w:type="dxa"/>
              <w:right w:w="15" w:type="dxa"/>
            </w:tcMar>
            <w:vAlign w:val="center"/>
          </w:tcPr>
          <w:p>
            <w:pPr>
              <w:pStyle w:val="41"/>
            </w:pPr>
            <w:r>
              <w:rPr>
                <w:rFonts w:hint="eastAsia"/>
              </w:rPr>
              <w:t>16</w:t>
            </w:r>
          </w:p>
        </w:tc>
        <w:tc>
          <w:tcPr>
            <w:tcW w:w="622" w:type="dxa"/>
          </w:tcPr>
          <w:p>
            <w:pPr>
              <w:pStyle w:val="41"/>
            </w:pPr>
            <w:r>
              <w:rPr>
                <w:rFonts w:hint="eastAsia"/>
              </w:rPr>
              <w:t>所有</w:t>
            </w:r>
          </w:p>
        </w:tc>
        <w:tc>
          <w:tcPr>
            <w:tcW w:w="4737" w:type="dxa"/>
            <w:vAlign w:val="center"/>
          </w:tcPr>
          <w:p>
            <w:pPr>
              <w:pStyle w:val="41"/>
            </w:pPr>
            <w:r>
              <w:rPr>
                <w:rFonts w:hint="eastAsia"/>
              </w:rPr>
              <w:t>是指票亭设备的交易流水号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补登的行程单号</w:t>
            </w:r>
          </w:p>
        </w:tc>
        <w:tc>
          <w:tcPr>
            <w:tcW w:w="707" w:type="dxa"/>
          </w:tcPr>
          <w:p>
            <w:pPr>
              <w:pStyle w:val="41"/>
            </w:pPr>
            <w:r>
              <w:rPr>
                <w:rFonts w:hint="eastAsia"/>
              </w:rPr>
              <w:t>Char</w:t>
            </w:r>
          </w:p>
        </w:tc>
        <w:tc>
          <w:tcPr>
            <w:tcW w:w="873" w:type="dxa"/>
            <w:vAlign w:val="center"/>
          </w:tcPr>
          <w:p>
            <w:pPr>
              <w:pStyle w:val="41"/>
            </w:pPr>
            <w:r>
              <w:rPr>
                <w:rFonts w:hint="eastAsia"/>
              </w:rPr>
              <w:t>16</w:t>
            </w:r>
          </w:p>
        </w:tc>
        <w:tc>
          <w:tcPr>
            <w:tcW w:w="622" w:type="dxa"/>
          </w:tcPr>
          <w:p>
            <w:pPr>
              <w:pStyle w:val="41"/>
            </w:pPr>
            <w:r>
              <w:rPr>
                <w:rFonts w:hint="eastAsia"/>
              </w:rPr>
              <w:t>所有</w:t>
            </w:r>
          </w:p>
        </w:tc>
        <w:tc>
          <w:tcPr>
            <w:tcW w:w="4737" w:type="dxa"/>
            <w:vAlign w:val="center"/>
          </w:tcPr>
          <w:p>
            <w:pPr>
              <w:pStyle w:val="41"/>
            </w:pPr>
            <w:r>
              <w:rPr>
                <w:rFonts w:hint="eastAsia"/>
              </w:rPr>
              <w:t>补登行程的行程单号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进出站补登标识</w:t>
            </w:r>
          </w:p>
        </w:tc>
        <w:tc>
          <w:tcPr>
            <w:tcW w:w="707" w:type="dxa"/>
          </w:tcPr>
          <w:p>
            <w:pPr>
              <w:pStyle w:val="41"/>
            </w:pPr>
            <w:r>
              <w:rPr>
                <w:rFonts w:hint="eastAsia"/>
              </w:rPr>
              <w:t>Char</w:t>
            </w:r>
          </w:p>
        </w:tc>
        <w:tc>
          <w:tcPr>
            <w:tcW w:w="873" w:type="dxa"/>
            <w:vAlign w:val="center"/>
          </w:tcPr>
          <w:p>
            <w:pPr>
              <w:pStyle w:val="41"/>
            </w:pPr>
            <w:r>
              <w:rPr>
                <w:rFonts w:hint="eastAsia"/>
              </w:rPr>
              <w:t>2</w:t>
            </w:r>
          </w:p>
        </w:tc>
        <w:tc>
          <w:tcPr>
            <w:tcW w:w="622" w:type="dxa"/>
          </w:tcPr>
          <w:p>
            <w:pPr>
              <w:pStyle w:val="41"/>
            </w:pPr>
            <w:r>
              <w:rPr>
                <w:rFonts w:hint="eastAsia"/>
              </w:rPr>
              <w:t>所有</w:t>
            </w:r>
          </w:p>
        </w:tc>
        <w:tc>
          <w:tcPr>
            <w:tcW w:w="4737" w:type="dxa"/>
            <w:vAlign w:val="center"/>
          </w:tcPr>
          <w:p>
            <w:pPr>
              <w:pStyle w:val="41"/>
            </w:pPr>
            <w:r>
              <w:rPr>
                <w:rFonts w:hint="eastAsia"/>
              </w:rPr>
              <w:t>01：进站补登</w:t>
            </w:r>
          </w:p>
          <w:p>
            <w:pPr>
              <w:pStyle w:val="41"/>
            </w:pPr>
            <w:r>
              <w:rPr>
                <w:rFonts w:hint="eastAsia"/>
              </w:rPr>
              <w:t>02：出站补登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补登进出站的线路编号</w:t>
            </w:r>
          </w:p>
        </w:tc>
        <w:tc>
          <w:tcPr>
            <w:tcW w:w="707" w:type="dxa"/>
          </w:tcPr>
          <w:p>
            <w:pPr>
              <w:pStyle w:val="41"/>
            </w:pPr>
            <w:r>
              <w:rPr>
                <w:rFonts w:hint="eastAsia"/>
              </w:rPr>
              <w:t>Char</w:t>
            </w:r>
          </w:p>
        </w:tc>
        <w:tc>
          <w:tcPr>
            <w:tcW w:w="873" w:type="dxa"/>
            <w:vAlign w:val="center"/>
          </w:tcPr>
          <w:p>
            <w:pPr>
              <w:pStyle w:val="41"/>
            </w:pPr>
            <w:r>
              <w:t>2</w:t>
            </w:r>
          </w:p>
        </w:tc>
        <w:tc>
          <w:tcPr>
            <w:tcW w:w="622" w:type="dxa"/>
          </w:tcPr>
          <w:p>
            <w:pPr>
              <w:pStyle w:val="41"/>
            </w:pPr>
            <w:r>
              <w:rPr>
                <w:rFonts w:hint="eastAsia"/>
              </w:rPr>
              <w:t>所有</w:t>
            </w:r>
          </w:p>
        </w:tc>
        <w:tc>
          <w:tcPr>
            <w:tcW w:w="4737" w:type="dxa"/>
            <w:vAlign w:val="center"/>
          </w:tcPr>
          <w:p>
            <w:pPr>
              <w:pStyle w:val="41"/>
            </w:pPr>
            <w:r>
              <w:rPr>
                <w:rFonts w:hint="eastAsia"/>
              </w:rPr>
              <w:t>补登进出站的线路编号，同3.2.1规则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补登进出站的站点编号</w:t>
            </w:r>
          </w:p>
        </w:tc>
        <w:tc>
          <w:tcPr>
            <w:tcW w:w="707" w:type="dxa"/>
          </w:tcPr>
          <w:p>
            <w:pPr>
              <w:pStyle w:val="41"/>
            </w:pPr>
            <w:r>
              <w:rPr>
                <w:rFonts w:hint="eastAsia"/>
              </w:rPr>
              <w:t>Char</w:t>
            </w:r>
          </w:p>
        </w:tc>
        <w:tc>
          <w:tcPr>
            <w:tcW w:w="873" w:type="dxa"/>
            <w:vAlign w:val="center"/>
          </w:tcPr>
          <w:p>
            <w:pPr>
              <w:pStyle w:val="41"/>
            </w:pPr>
            <w:r>
              <w:t>2</w:t>
            </w:r>
          </w:p>
        </w:tc>
        <w:tc>
          <w:tcPr>
            <w:tcW w:w="622" w:type="dxa"/>
          </w:tcPr>
          <w:p>
            <w:pPr>
              <w:pStyle w:val="41"/>
            </w:pPr>
            <w:r>
              <w:rPr>
                <w:rFonts w:hint="eastAsia"/>
              </w:rPr>
              <w:t>所有</w:t>
            </w:r>
          </w:p>
        </w:tc>
        <w:tc>
          <w:tcPr>
            <w:tcW w:w="4737" w:type="dxa"/>
            <w:vAlign w:val="center"/>
          </w:tcPr>
          <w:p>
            <w:pPr>
              <w:pStyle w:val="41"/>
            </w:pPr>
            <w:r>
              <w:rPr>
                <w:rFonts w:hint="eastAsia"/>
              </w:rPr>
              <w:t>补登进出站的站点编号，同3.2.2规则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补登的交易时间</w:t>
            </w:r>
          </w:p>
        </w:tc>
        <w:tc>
          <w:tcPr>
            <w:tcW w:w="707" w:type="dxa"/>
          </w:tcPr>
          <w:p>
            <w:pPr>
              <w:pStyle w:val="41"/>
            </w:pPr>
            <w:r>
              <w:rPr>
                <w:rFonts w:hint="eastAsia"/>
              </w:rPr>
              <w:t>Char</w:t>
            </w:r>
          </w:p>
        </w:tc>
        <w:tc>
          <w:tcPr>
            <w:tcW w:w="873" w:type="dxa"/>
            <w:vAlign w:val="center"/>
          </w:tcPr>
          <w:p>
            <w:pPr>
              <w:pStyle w:val="41"/>
            </w:pPr>
            <w:r>
              <w:rPr>
                <w:rFonts w:hint="eastAsia"/>
              </w:rPr>
              <w:t>14</w:t>
            </w:r>
          </w:p>
        </w:tc>
        <w:tc>
          <w:tcPr>
            <w:tcW w:w="622" w:type="dxa"/>
          </w:tcPr>
          <w:p>
            <w:pPr>
              <w:pStyle w:val="41"/>
            </w:pPr>
            <w:r>
              <w:rPr>
                <w:rFonts w:hint="eastAsia"/>
              </w:rPr>
              <w:t>所有</w:t>
            </w:r>
          </w:p>
        </w:tc>
        <w:tc>
          <w:tcPr>
            <w:tcW w:w="4737" w:type="dxa"/>
            <w:vAlign w:val="center"/>
          </w:tcPr>
          <w:p>
            <w:pPr>
              <w:pStyle w:val="41"/>
            </w:pPr>
            <w:r>
              <w:t>YYYYMMDDHH24MISS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票卡主类型</w:t>
            </w:r>
          </w:p>
        </w:tc>
        <w:tc>
          <w:tcPr>
            <w:tcW w:w="707" w:type="dxa"/>
          </w:tcPr>
          <w:p>
            <w:pPr>
              <w:pStyle w:val="41"/>
            </w:pPr>
            <w:r>
              <w:rPr>
                <w:rFonts w:hint="eastAsia"/>
              </w:rPr>
              <w:t>Char</w:t>
            </w:r>
          </w:p>
        </w:tc>
        <w:tc>
          <w:tcPr>
            <w:tcW w:w="873" w:type="dxa"/>
            <w:vAlign w:val="center"/>
          </w:tcPr>
          <w:p>
            <w:pPr>
              <w:pStyle w:val="41"/>
            </w:pPr>
            <w:r>
              <w:rPr>
                <w:rFonts w:hint="eastAsia"/>
              </w:rPr>
              <w:t>2</w:t>
            </w:r>
          </w:p>
        </w:tc>
        <w:tc>
          <w:tcPr>
            <w:tcW w:w="622" w:type="dxa"/>
          </w:tcPr>
          <w:p>
            <w:pPr>
              <w:pStyle w:val="41"/>
            </w:pPr>
            <w:r>
              <w:rPr>
                <w:rFonts w:hint="eastAsia"/>
              </w:rPr>
              <w:t>所有</w:t>
            </w:r>
          </w:p>
        </w:tc>
        <w:tc>
          <w:tcPr>
            <w:tcW w:w="4737" w:type="dxa"/>
            <w:vAlign w:val="center"/>
          </w:tcPr>
          <w:p>
            <w:pPr>
              <w:pStyle w:val="41"/>
            </w:pPr>
            <w:r>
              <w:rPr>
                <w:rFonts w:hint="eastAsia"/>
              </w:rPr>
              <w:t>填0</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预留</w:t>
            </w:r>
          </w:p>
        </w:tc>
        <w:tc>
          <w:tcPr>
            <w:tcW w:w="707" w:type="dxa"/>
          </w:tcPr>
          <w:p>
            <w:pPr>
              <w:pStyle w:val="41"/>
            </w:pPr>
            <w:r>
              <w:rPr>
                <w:rFonts w:hint="eastAsia"/>
              </w:rPr>
              <w:t>Char</w:t>
            </w:r>
          </w:p>
        </w:tc>
        <w:tc>
          <w:tcPr>
            <w:tcW w:w="873" w:type="dxa"/>
            <w:vAlign w:val="center"/>
          </w:tcPr>
          <w:p>
            <w:pPr>
              <w:pStyle w:val="41"/>
            </w:pPr>
            <w:r>
              <w:rPr>
                <w:rFonts w:hint="eastAsia"/>
              </w:rPr>
              <w:t>2</w:t>
            </w:r>
          </w:p>
        </w:tc>
        <w:tc>
          <w:tcPr>
            <w:tcW w:w="622" w:type="dxa"/>
          </w:tcPr>
          <w:p>
            <w:pPr>
              <w:pStyle w:val="41"/>
            </w:pPr>
            <w:r>
              <w:rPr>
                <w:rFonts w:hint="eastAsia"/>
              </w:rPr>
              <w:t>所有</w:t>
            </w:r>
          </w:p>
        </w:tc>
        <w:tc>
          <w:tcPr>
            <w:tcW w:w="4737" w:type="dxa"/>
            <w:vAlign w:val="center"/>
          </w:tcPr>
          <w:p>
            <w:pPr>
              <w:pStyle w:val="41"/>
            </w:pPr>
            <w:r>
              <w:rPr>
                <w:rFonts w:hint="eastAsia"/>
              </w:rPr>
              <w:t>填0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票卡物理卡号</w:t>
            </w:r>
          </w:p>
        </w:tc>
        <w:tc>
          <w:tcPr>
            <w:tcW w:w="707" w:type="dxa"/>
          </w:tcPr>
          <w:p>
            <w:pPr>
              <w:pStyle w:val="41"/>
            </w:pPr>
            <w:r>
              <w:rPr>
                <w:rFonts w:hint="eastAsia"/>
              </w:rPr>
              <w:t>Char</w:t>
            </w:r>
          </w:p>
        </w:tc>
        <w:tc>
          <w:tcPr>
            <w:tcW w:w="873" w:type="dxa"/>
            <w:vAlign w:val="center"/>
          </w:tcPr>
          <w:p>
            <w:pPr>
              <w:pStyle w:val="41"/>
            </w:pPr>
            <w:r>
              <w:rPr>
                <w:rFonts w:hint="eastAsia"/>
              </w:rPr>
              <w:t>16</w:t>
            </w:r>
          </w:p>
        </w:tc>
        <w:tc>
          <w:tcPr>
            <w:tcW w:w="622" w:type="dxa"/>
          </w:tcPr>
          <w:p>
            <w:pPr>
              <w:pStyle w:val="41"/>
            </w:pPr>
            <w:r>
              <w:rPr>
                <w:rFonts w:hint="eastAsia"/>
              </w:rPr>
              <w:t>所有</w:t>
            </w:r>
          </w:p>
        </w:tc>
        <w:tc>
          <w:tcPr>
            <w:tcW w:w="4737" w:type="dxa"/>
            <w:vAlign w:val="center"/>
          </w:tcPr>
          <w:p>
            <w:pPr>
              <w:pStyle w:val="41"/>
            </w:pPr>
            <w:r>
              <w:rPr>
                <w:rFonts w:hint="eastAsia"/>
              </w:rPr>
              <w:t>当票卡为</w:t>
            </w:r>
            <w:r>
              <w:t>CPU</w:t>
            </w:r>
            <w:r>
              <w:rPr>
                <w:rFonts w:hint="eastAsia"/>
              </w:rPr>
              <w:t>卡时此数据字段填充分散因子</w:t>
            </w:r>
          </w:p>
          <w:p>
            <w:pPr>
              <w:pStyle w:val="41"/>
            </w:pPr>
            <w:r>
              <w:rPr>
                <w:rFonts w:hint="eastAsia"/>
              </w:rPr>
              <w:t>当票卡为M1卡时此数据字段填充CARDSN</w:t>
            </w:r>
          </w:p>
          <w:p>
            <w:pPr>
              <w:pStyle w:val="41"/>
            </w:pPr>
            <w:r>
              <w:rPr>
                <w:rFonts w:hint="eastAsia"/>
              </w:rPr>
              <w:t>其他情况为票卡物理号</w:t>
            </w:r>
          </w:p>
          <w:p>
            <w:pPr>
              <w:pStyle w:val="41"/>
            </w:pPr>
            <w:r>
              <w:rPr>
                <w:rFonts w:hint="eastAsia"/>
              </w:rPr>
              <w:t>二维码电子票交易填0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卡版本号</w:t>
            </w:r>
          </w:p>
        </w:tc>
        <w:tc>
          <w:tcPr>
            <w:tcW w:w="707" w:type="dxa"/>
          </w:tcPr>
          <w:p>
            <w:pPr>
              <w:pStyle w:val="41"/>
            </w:pPr>
            <w:r>
              <w:rPr>
                <w:rFonts w:hint="eastAsia"/>
              </w:rPr>
              <w:t>Char</w:t>
            </w:r>
          </w:p>
        </w:tc>
        <w:tc>
          <w:tcPr>
            <w:tcW w:w="873" w:type="dxa"/>
            <w:vAlign w:val="center"/>
          </w:tcPr>
          <w:p>
            <w:pPr>
              <w:pStyle w:val="41"/>
            </w:pPr>
            <w:r>
              <w:rPr>
                <w:rFonts w:hint="eastAsia"/>
              </w:rPr>
              <w:t>2</w:t>
            </w:r>
          </w:p>
        </w:tc>
        <w:tc>
          <w:tcPr>
            <w:tcW w:w="622" w:type="dxa"/>
          </w:tcPr>
          <w:p>
            <w:pPr>
              <w:pStyle w:val="41"/>
            </w:pPr>
            <w:r>
              <w:rPr>
                <w:rFonts w:hint="eastAsia"/>
              </w:rPr>
              <w:t>所有</w:t>
            </w:r>
          </w:p>
        </w:tc>
        <w:tc>
          <w:tcPr>
            <w:tcW w:w="4737" w:type="dxa"/>
            <w:vAlign w:val="center"/>
          </w:tcPr>
          <w:p>
            <w:pPr>
              <w:pStyle w:val="41"/>
            </w:pPr>
            <w:r>
              <w:rPr>
                <w:rFonts w:hint="eastAsia"/>
              </w:rPr>
              <w:t>填0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票卡子类型</w:t>
            </w:r>
          </w:p>
        </w:tc>
        <w:tc>
          <w:tcPr>
            <w:tcW w:w="707" w:type="dxa"/>
          </w:tcPr>
          <w:p>
            <w:pPr>
              <w:pStyle w:val="41"/>
            </w:pPr>
            <w:r>
              <w:rPr>
                <w:rFonts w:hint="eastAsia"/>
              </w:rPr>
              <w:t>Char</w:t>
            </w:r>
          </w:p>
        </w:tc>
        <w:tc>
          <w:tcPr>
            <w:tcW w:w="873" w:type="dxa"/>
            <w:vAlign w:val="center"/>
          </w:tcPr>
          <w:p>
            <w:pPr>
              <w:pStyle w:val="41"/>
            </w:pPr>
            <w:r>
              <w:rPr>
                <w:rFonts w:hint="eastAsia"/>
              </w:rPr>
              <w:t>2</w:t>
            </w:r>
          </w:p>
        </w:tc>
        <w:tc>
          <w:tcPr>
            <w:tcW w:w="622" w:type="dxa"/>
          </w:tcPr>
          <w:p>
            <w:pPr>
              <w:pStyle w:val="41"/>
            </w:pPr>
            <w:r>
              <w:rPr>
                <w:rFonts w:hint="eastAsia"/>
              </w:rPr>
              <w:t>所有</w:t>
            </w:r>
          </w:p>
        </w:tc>
        <w:tc>
          <w:tcPr>
            <w:tcW w:w="4737" w:type="dxa"/>
            <w:vAlign w:val="center"/>
          </w:tcPr>
          <w:p>
            <w:pPr>
              <w:pStyle w:val="41"/>
            </w:pPr>
            <w:r>
              <w:rPr>
                <w:rFonts w:hint="eastAsia"/>
              </w:rPr>
              <w:t>填0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城市代码</w:t>
            </w:r>
          </w:p>
        </w:tc>
        <w:tc>
          <w:tcPr>
            <w:tcW w:w="707" w:type="dxa"/>
          </w:tcPr>
          <w:p>
            <w:pPr>
              <w:pStyle w:val="41"/>
            </w:pPr>
            <w:r>
              <w:rPr>
                <w:rFonts w:hint="eastAsia"/>
              </w:rPr>
              <w:t>Char</w:t>
            </w:r>
          </w:p>
        </w:tc>
        <w:tc>
          <w:tcPr>
            <w:tcW w:w="873" w:type="dxa"/>
            <w:vAlign w:val="center"/>
          </w:tcPr>
          <w:p>
            <w:pPr>
              <w:pStyle w:val="41"/>
            </w:pPr>
            <w:r>
              <w:rPr>
                <w:rFonts w:hint="eastAsia"/>
              </w:rPr>
              <w:t>4</w:t>
            </w:r>
          </w:p>
        </w:tc>
        <w:tc>
          <w:tcPr>
            <w:tcW w:w="622" w:type="dxa"/>
          </w:tcPr>
          <w:p>
            <w:pPr>
              <w:pStyle w:val="41"/>
            </w:pPr>
            <w:r>
              <w:rPr>
                <w:rFonts w:hint="eastAsia"/>
              </w:rPr>
              <w:t>所有</w:t>
            </w:r>
          </w:p>
        </w:tc>
        <w:tc>
          <w:tcPr>
            <w:tcW w:w="4737" w:type="dxa"/>
            <w:vAlign w:val="center"/>
          </w:tcPr>
          <w:p>
            <w:pPr>
              <w:pStyle w:val="41"/>
            </w:pPr>
            <w:r>
              <w:rPr>
                <w:rFonts w:hint="eastAsia"/>
              </w:rPr>
              <w:t>默认填“0000”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vAlign w:val="center"/>
          </w:tcPr>
          <w:p>
            <w:pPr>
              <w:pStyle w:val="41"/>
            </w:pPr>
            <w:r>
              <w:rPr>
                <w:rFonts w:hint="eastAsia"/>
              </w:rPr>
              <w:t>行业代码</w:t>
            </w:r>
          </w:p>
        </w:tc>
        <w:tc>
          <w:tcPr>
            <w:tcW w:w="707" w:type="dxa"/>
          </w:tcPr>
          <w:p>
            <w:pPr>
              <w:pStyle w:val="41"/>
            </w:pPr>
            <w:r>
              <w:rPr>
                <w:rFonts w:hint="eastAsia"/>
              </w:rPr>
              <w:t>Char</w:t>
            </w:r>
          </w:p>
        </w:tc>
        <w:tc>
          <w:tcPr>
            <w:tcW w:w="873" w:type="dxa"/>
            <w:vAlign w:val="center"/>
          </w:tcPr>
          <w:p>
            <w:pPr>
              <w:pStyle w:val="41"/>
            </w:pPr>
            <w:r>
              <w:rPr>
                <w:rFonts w:hint="eastAsia"/>
              </w:rPr>
              <w:t>4</w:t>
            </w:r>
          </w:p>
        </w:tc>
        <w:tc>
          <w:tcPr>
            <w:tcW w:w="622" w:type="dxa"/>
          </w:tcPr>
          <w:p>
            <w:pPr>
              <w:pStyle w:val="41"/>
            </w:pPr>
            <w:r>
              <w:rPr>
                <w:rFonts w:hint="eastAsia"/>
              </w:rPr>
              <w:t>所有</w:t>
            </w:r>
          </w:p>
        </w:tc>
        <w:tc>
          <w:tcPr>
            <w:tcW w:w="4737" w:type="dxa"/>
            <w:vAlign w:val="center"/>
          </w:tcPr>
          <w:p>
            <w:pPr>
              <w:pStyle w:val="41"/>
            </w:pPr>
            <w:r>
              <w:rPr>
                <w:rFonts w:hint="eastAsia"/>
              </w:rPr>
              <w:t>默认填“0000”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业务标识</w:t>
            </w:r>
          </w:p>
        </w:tc>
        <w:tc>
          <w:tcPr>
            <w:tcW w:w="707" w:type="dxa"/>
            <w:tcBorders>
              <w:top w:val="single" w:color="auto" w:sz="4" w:space="0"/>
              <w:left w:val="single" w:color="auto" w:sz="4" w:space="0"/>
              <w:bottom w:val="single" w:color="auto" w:sz="4" w:space="0"/>
              <w:right w:val="single" w:color="auto" w:sz="4" w:space="0"/>
            </w:tcBorders>
          </w:tcPr>
          <w:p>
            <w:pPr>
              <w:pStyle w:val="41"/>
            </w:pPr>
            <w:r>
              <w:rPr>
                <w:rFonts w:hint="eastAsia"/>
              </w:rPr>
              <w:t>C</w:t>
            </w:r>
            <w:r>
              <w:t>har</w:t>
            </w:r>
          </w:p>
        </w:tc>
        <w:tc>
          <w:tcPr>
            <w:tcW w:w="873"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2</w:t>
            </w:r>
          </w:p>
        </w:tc>
        <w:tc>
          <w:tcPr>
            <w:tcW w:w="622" w:type="dxa"/>
            <w:tcBorders>
              <w:top w:val="single" w:color="auto" w:sz="4" w:space="0"/>
              <w:left w:val="single" w:color="auto" w:sz="4" w:space="0"/>
              <w:bottom w:val="single" w:color="auto" w:sz="4" w:space="0"/>
              <w:right w:val="single" w:color="auto" w:sz="4" w:space="0"/>
            </w:tcBorders>
          </w:tcPr>
          <w:p>
            <w:pPr>
              <w:pStyle w:val="41"/>
            </w:pPr>
            <w:r>
              <w:rPr>
                <w:rFonts w:hint="eastAsia"/>
              </w:rPr>
              <w:t>所有</w:t>
            </w:r>
          </w:p>
        </w:tc>
        <w:tc>
          <w:tcPr>
            <w:tcW w:w="4737"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01，表示地铁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IP地址</w:t>
            </w:r>
          </w:p>
        </w:tc>
        <w:tc>
          <w:tcPr>
            <w:tcW w:w="707" w:type="dxa"/>
            <w:tcBorders>
              <w:top w:val="single" w:color="auto" w:sz="4" w:space="0"/>
              <w:left w:val="single" w:color="auto" w:sz="4" w:space="0"/>
              <w:bottom w:val="single" w:color="auto" w:sz="4" w:space="0"/>
              <w:right w:val="single" w:color="auto" w:sz="4" w:space="0"/>
            </w:tcBorders>
          </w:tcPr>
          <w:p>
            <w:pPr>
              <w:pStyle w:val="41"/>
            </w:pPr>
            <w:r>
              <w:rPr>
                <w:rFonts w:hint="eastAsia"/>
              </w:rPr>
              <w:t>C</w:t>
            </w:r>
            <w:r>
              <w:t>har</w:t>
            </w:r>
          </w:p>
        </w:tc>
        <w:tc>
          <w:tcPr>
            <w:tcW w:w="873"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1</w:t>
            </w:r>
            <w:r>
              <w:t>5</w:t>
            </w:r>
          </w:p>
        </w:tc>
        <w:tc>
          <w:tcPr>
            <w:tcW w:w="622" w:type="dxa"/>
            <w:tcBorders>
              <w:top w:val="single" w:color="auto" w:sz="4" w:space="0"/>
              <w:left w:val="single" w:color="auto" w:sz="4" w:space="0"/>
              <w:bottom w:val="single" w:color="auto" w:sz="4" w:space="0"/>
              <w:right w:val="single" w:color="auto" w:sz="4" w:space="0"/>
            </w:tcBorders>
          </w:tcPr>
          <w:p>
            <w:pPr>
              <w:pStyle w:val="41"/>
            </w:pPr>
            <w:r>
              <w:rPr>
                <w:rFonts w:hint="eastAsia"/>
              </w:rPr>
              <w:t>所有</w:t>
            </w:r>
          </w:p>
        </w:tc>
        <w:tc>
          <w:tcPr>
            <w:tcW w:w="4737"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BOM本机IP地址,</w:t>
            </w:r>
            <w:r>
              <w:t>xxx.xxx.xxx.xxx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Ex>
        <w:trPr>
          <w:trHeight w:val="284" w:hRule="atLeast"/>
          <w:jc w:val="center"/>
        </w:trPr>
        <w:tc>
          <w:tcPr>
            <w:tcW w:w="1526"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CRC16校验</w:t>
            </w:r>
          </w:p>
        </w:tc>
        <w:tc>
          <w:tcPr>
            <w:tcW w:w="707" w:type="dxa"/>
            <w:tcBorders>
              <w:top w:val="single" w:color="auto" w:sz="4" w:space="0"/>
              <w:left w:val="single" w:color="auto" w:sz="4" w:space="0"/>
              <w:bottom w:val="single" w:color="auto" w:sz="4" w:space="0"/>
              <w:right w:val="single" w:color="auto" w:sz="4" w:space="0"/>
            </w:tcBorders>
          </w:tcPr>
          <w:p>
            <w:pPr>
              <w:pStyle w:val="41"/>
            </w:pPr>
            <w:r>
              <w:rPr>
                <w:rFonts w:hint="eastAsia"/>
              </w:rPr>
              <w:t>Char</w:t>
            </w:r>
          </w:p>
        </w:tc>
        <w:tc>
          <w:tcPr>
            <w:tcW w:w="873"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5</w:t>
            </w:r>
          </w:p>
        </w:tc>
        <w:tc>
          <w:tcPr>
            <w:tcW w:w="622" w:type="dxa"/>
            <w:tcBorders>
              <w:top w:val="single" w:color="auto" w:sz="4" w:space="0"/>
              <w:left w:val="single" w:color="auto" w:sz="4" w:space="0"/>
              <w:bottom w:val="single" w:color="auto" w:sz="4" w:space="0"/>
              <w:right w:val="single" w:color="auto" w:sz="4" w:space="0"/>
            </w:tcBorders>
          </w:tcPr>
          <w:p>
            <w:pPr>
              <w:pStyle w:val="41"/>
            </w:pPr>
          </w:p>
        </w:tc>
        <w:tc>
          <w:tcPr>
            <w:tcW w:w="4737" w:type="dxa"/>
            <w:tcBorders>
              <w:top w:val="single" w:color="auto" w:sz="4" w:space="0"/>
              <w:left w:val="single" w:color="auto" w:sz="4" w:space="0"/>
              <w:bottom w:val="single" w:color="auto" w:sz="4" w:space="0"/>
              <w:right w:val="single" w:color="auto" w:sz="4" w:space="0"/>
            </w:tcBorders>
            <w:vAlign w:val="center"/>
          </w:tcPr>
          <w:p>
            <w:pPr>
              <w:pStyle w:val="41"/>
            </w:pPr>
            <w:r>
              <w:rPr>
                <w:rFonts w:hint="eastAsia"/>
              </w:rPr>
              <w:t>使用十进制的数值表示。前补0</w:t>
            </w:r>
          </w:p>
        </w:tc>
      </w:tr>
    </w:tbl>
    <w:p>
      <w:pPr>
        <w:adjustRightInd w:val="0"/>
        <w:snapToGrid w:val="0"/>
        <w:ind w:firstLine="420"/>
        <w:rPr>
          <w:rFonts w:ascii="微软雅黑" w:hAnsi="微软雅黑" w:eastAsia="微软雅黑" w:cs="Times New Roman"/>
          <w:color w:val="FF0000"/>
        </w:rPr>
      </w:pP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SC改造</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数据处理程序软件修改</w:t>
      </w:r>
    </w:p>
    <w:p>
      <w:pPr>
        <w:pStyle w:val="31"/>
        <w:numPr>
          <w:ilvl w:val="0"/>
          <w:numId w:val="13"/>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实现对闸机、BOM设备二维码交易数据的接收处理</w:t>
      </w:r>
    </w:p>
    <w:p>
      <w:pPr>
        <w:pStyle w:val="31"/>
        <w:numPr>
          <w:ilvl w:val="0"/>
          <w:numId w:val="13"/>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按照AFC规范要求生成二维码交易并上传到LC</w:t>
      </w:r>
    </w:p>
    <w:p>
      <w:pPr>
        <w:pStyle w:val="31"/>
        <w:numPr>
          <w:ilvl w:val="0"/>
          <w:numId w:val="13"/>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实现对闸机、BOM设备含二维码寄存器数据的接收处理</w:t>
      </w:r>
    </w:p>
    <w:p>
      <w:pPr>
        <w:pStyle w:val="31"/>
        <w:numPr>
          <w:ilvl w:val="0"/>
          <w:numId w:val="13"/>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把二维码寄存器文件上传到LC</w:t>
      </w:r>
    </w:p>
    <w:p>
      <w:pPr>
        <w:pStyle w:val="31"/>
        <w:numPr>
          <w:ilvl w:val="0"/>
          <w:numId w:val="13"/>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客流数据统计</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通信程序软件修改</w:t>
      </w:r>
    </w:p>
    <w:p>
      <w:pPr>
        <w:pStyle w:val="31"/>
        <w:numPr>
          <w:ilvl w:val="0"/>
          <w:numId w:val="14"/>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按照AFC规范实现SC-SLE、SC-LC接口</w:t>
      </w:r>
    </w:p>
    <w:p>
      <w:pPr>
        <w:pStyle w:val="31"/>
        <w:numPr>
          <w:ilvl w:val="0"/>
          <w:numId w:val="14"/>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日终业务处理</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综合监控专业的接口软件修改</w:t>
      </w:r>
    </w:p>
    <w:p>
      <w:pPr>
        <w:adjustRightInd w:val="0"/>
        <w:snapToGrid w:val="0"/>
        <w:ind w:left="420"/>
        <w:rPr>
          <w:rFonts w:ascii="微软雅黑" w:hAnsi="微软雅黑" w:eastAsia="微软雅黑" w:cs="Times New Roman"/>
        </w:rPr>
      </w:pPr>
      <w:r>
        <w:rPr>
          <w:rFonts w:ascii="微软雅黑" w:hAnsi="微软雅黑" w:eastAsia="微软雅黑" w:cs="Times New Roman"/>
        </w:rPr>
        <w:t>把二维码客流数据上传至综合监控专业</w:t>
      </w:r>
      <w:r>
        <w:rPr>
          <w:rFonts w:hint="eastAsia" w:ascii="微软雅黑" w:hAnsi="微软雅黑" w:eastAsia="微软雅黑" w:cs="Times New Roman"/>
          <w:lang w:eastAsia="zh-CN"/>
        </w:rPr>
        <w:t>的接口软件</w:t>
      </w:r>
      <w:r>
        <w:rPr>
          <w:rFonts w:ascii="微软雅黑" w:hAnsi="微软雅黑" w:eastAsia="微软雅黑" w:cs="Times New Roman"/>
        </w:rPr>
        <w:t>。</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SC报表</w:t>
      </w:r>
    </w:p>
    <w:p>
      <w:pPr>
        <w:adjustRightInd w:val="0"/>
        <w:snapToGrid w:val="0"/>
        <w:ind w:left="420"/>
        <w:rPr>
          <w:rFonts w:ascii="微软雅黑" w:hAnsi="微软雅黑" w:eastAsia="微软雅黑" w:cs="Times New Roman"/>
        </w:rPr>
      </w:pPr>
      <w:r>
        <w:rPr>
          <w:rFonts w:ascii="微软雅黑" w:hAnsi="微软雅黑" w:eastAsia="微软雅黑" w:cs="Times New Roman"/>
        </w:rPr>
        <w:t>根据运营要求修改及增加SC报表</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修改SC数据库</w:t>
      </w:r>
    </w:p>
    <w:p>
      <w:pPr>
        <w:adjustRightInd w:val="0"/>
        <w:snapToGrid w:val="0"/>
        <w:ind w:left="420"/>
        <w:rPr>
          <w:rFonts w:ascii="微软雅黑" w:hAnsi="微软雅黑" w:eastAsia="微软雅黑" w:cs="Times New Roman"/>
        </w:rPr>
      </w:pPr>
      <w:r>
        <w:rPr>
          <w:rFonts w:ascii="微软雅黑" w:hAnsi="微软雅黑" w:eastAsia="微软雅黑" w:cs="Times New Roman"/>
        </w:rPr>
        <w:t>修改SC数据库，满足二维码交易数据需求</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SC工作站软件修改</w:t>
      </w:r>
    </w:p>
    <w:p>
      <w:pPr>
        <w:adjustRightInd w:val="0"/>
        <w:snapToGrid w:val="0"/>
        <w:ind w:left="420"/>
        <w:rPr>
          <w:rFonts w:ascii="微软雅黑" w:hAnsi="微软雅黑" w:eastAsia="微软雅黑" w:cs="Times New Roman"/>
        </w:rPr>
      </w:pPr>
      <w:r>
        <w:rPr>
          <w:rFonts w:ascii="微软雅黑" w:hAnsi="微软雅黑" w:eastAsia="微软雅黑" w:cs="Times New Roman"/>
        </w:rPr>
        <w:t>修改SC工作站软件，满足二维码交易相关需求。</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LC改造</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数据处理软件程序修改</w:t>
      </w:r>
    </w:p>
    <w:p>
      <w:pPr>
        <w:pStyle w:val="31"/>
        <w:numPr>
          <w:ilvl w:val="0"/>
          <w:numId w:val="15"/>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实现对SC上传的二维码交易数据的接收处理</w:t>
      </w:r>
    </w:p>
    <w:p>
      <w:pPr>
        <w:pStyle w:val="31"/>
        <w:numPr>
          <w:ilvl w:val="0"/>
          <w:numId w:val="15"/>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按照AFC规范要求生成二维码交易文件并上传到ACC</w:t>
      </w:r>
    </w:p>
    <w:p>
      <w:pPr>
        <w:pStyle w:val="31"/>
        <w:numPr>
          <w:ilvl w:val="0"/>
          <w:numId w:val="15"/>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实现对SC上传的含二维码寄存器数据的接收处理</w:t>
      </w:r>
    </w:p>
    <w:p>
      <w:pPr>
        <w:pStyle w:val="31"/>
        <w:numPr>
          <w:ilvl w:val="0"/>
          <w:numId w:val="15"/>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把含二维码寄存器文件上传到ACC</w:t>
      </w:r>
    </w:p>
    <w:p>
      <w:pPr>
        <w:pStyle w:val="31"/>
        <w:numPr>
          <w:ilvl w:val="0"/>
          <w:numId w:val="15"/>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客流数据统计</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通信程序软件修改</w:t>
      </w:r>
    </w:p>
    <w:p>
      <w:pPr>
        <w:pStyle w:val="31"/>
        <w:numPr>
          <w:ilvl w:val="0"/>
          <w:numId w:val="16"/>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按照AFC规范实现LC-SC、ACC-LC接口</w:t>
      </w:r>
    </w:p>
    <w:p>
      <w:pPr>
        <w:pStyle w:val="31"/>
        <w:numPr>
          <w:ilvl w:val="0"/>
          <w:numId w:val="16"/>
        </w:numPr>
        <w:adjustRightInd w:val="0"/>
        <w:snapToGrid w:val="0"/>
        <w:ind w:left="704" w:hanging="284" w:firstLineChars="0"/>
        <w:rPr>
          <w:rFonts w:ascii="微软雅黑" w:hAnsi="微软雅黑" w:eastAsia="微软雅黑" w:cs="Times New Roman"/>
        </w:rPr>
      </w:pPr>
      <w:r>
        <w:rPr>
          <w:rFonts w:ascii="微软雅黑" w:hAnsi="微软雅黑" w:eastAsia="微软雅黑" w:cs="Times New Roman"/>
        </w:rPr>
        <w:t>日终业务处理</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综合监控专业的接口软件修改</w:t>
      </w:r>
    </w:p>
    <w:p>
      <w:pPr>
        <w:adjustRightInd w:val="0"/>
        <w:snapToGrid w:val="0"/>
        <w:ind w:left="420"/>
        <w:rPr>
          <w:rFonts w:ascii="微软雅黑" w:hAnsi="微软雅黑" w:eastAsia="微软雅黑" w:cs="Times New Roman"/>
        </w:rPr>
      </w:pPr>
      <w:r>
        <w:rPr>
          <w:rFonts w:ascii="微软雅黑" w:hAnsi="微软雅黑" w:eastAsia="微软雅黑" w:cs="Times New Roman"/>
        </w:rPr>
        <w:t>将二维码客流数据上传至综合监控专业</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LC报表</w:t>
      </w:r>
    </w:p>
    <w:p>
      <w:pPr>
        <w:adjustRightInd w:val="0"/>
        <w:snapToGrid w:val="0"/>
        <w:ind w:left="420"/>
        <w:rPr>
          <w:rFonts w:ascii="微软雅黑" w:hAnsi="微软雅黑" w:eastAsia="微软雅黑" w:cs="Times New Roman"/>
        </w:rPr>
      </w:pPr>
      <w:r>
        <w:rPr>
          <w:rFonts w:ascii="微软雅黑" w:hAnsi="微软雅黑" w:eastAsia="微软雅黑" w:cs="Times New Roman"/>
        </w:rPr>
        <w:t>根据运营要求修改及增加LC报表</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票务系统软件修改</w:t>
      </w:r>
    </w:p>
    <w:p>
      <w:pPr>
        <w:adjustRightInd w:val="0"/>
        <w:snapToGrid w:val="0"/>
        <w:ind w:left="420"/>
        <w:rPr>
          <w:rFonts w:ascii="微软雅黑" w:hAnsi="微软雅黑" w:eastAsia="微软雅黑" w:cs="Times New Roman"/>
        </w:rPr>
      </w:pPr>
      <w:r>
        <w:rPr>
          <w:rFonts w:ascii="微软雅黑" w:hAnsi="微软雅黑" w:eastAsia="微软雅黑" w:cs="Times New Roman"/>
        </w:rPr>
        <w:t>根据二维码过闸相关专业完善票务系统</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修改LC数据库</w:t>
      </w:r>
    </w:p>
    <w:p>
      <w:pPr>
        <w:adjustRightInd w:val="0"/>
        <w:snapToGrid w:val="0"/>
        <w:ind w:left="420"/>
        <w:rPr>
          <w:rFonts w:ascii="微软雅黑" w:hAnsi="微软雅黑" w:eastAsia="微软雅黑" w:cs="Times New Roman"/>
        </w:rPr>
      </w:pPr>
      <w:r>
        <w:rPr>
          <w:rFonts w:ascii="微软雅黑" w:hAnsi="微软雅黑" w:eastAsia="微软雅黑" w:cs="Times New Roman"/>
        </w:rPr>
        <w:t>修改LC数据库以满足二维码交易数据需求</w:t>
      </w:r>
    </w:p>
    <w:p>
      <w:pPr>
        <w:pStyle w:val="4"/>
        <w:adjustRightInd w:val="0"/>
        <w:snapToGrid w:val="0"/>
        <w:rPr>
          <w:rFonts w:ascii="微软雅黑" w:hAnsi="微软雅黑" w:eastAsia="微软雅黑" w:cs="Times New Roman"/>
          <w:sz w:val="28"/>
          <w:szCs w:val="28"/>
        </w:rPr>
      </w:pPr>
      <w:r>
        <w:rPr>
          <w:rFonts w:ascii="微软雅黑" w:hAnsi="微软雅黑" w:eastAsia="微软雅黑" w:cs="Times New Roman"/>
          <w:sz w:val="28"/>
          <w:szCs w:val="28"/>
        </w:rPr>
        <w:t>LC工作站软件修改</w:t>
      </w:r>
    </w:p>
    <w:p>
      <w:pPr>
        <w:adjustRightInd w:val="0"/>
        <w:snapToGrid w:val="0"/>
        <w:ind w:left="420"/>
        <w:rPr>
          <w:rFonts w:ascii="微软雅黑" w:hAnsi="微软雅黑" w:eastAsia="微软雅黑" w:cs="Times New Roman"/>
        </w:rPr>
      </w:pPr>
      <w:r>
        <w:rPr>
          <w:rFonts w:ascii="微软雅黑" w:hAnsi="微软雅黑" w:eastAsia="微软雅黑" w:cs="Times New Roman"/>
        </w:rPr>
        <w:t>修改LC工作站软件，满足二维码交易相关需求。</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软件安装调试</w:t>
      </w:r>
    </w:p>
    <w:p>
      <w:pPr>
        <w:adjustRightInd w:val="0"/>
        <w:snapToGrid w:val="0"/>
        <w:ind w:firstLine="420"/>
        <w:rPr>
          <w:rFonts w:ascii="微软雅黑" w:hAnsi="微软雅黑" w:eastAsia="微软雅黑" w:cs="Times New Roman"/>
        </w:rPr>
      </w:pPr>
      <w:r>
        <w:rPr>
          <w:rFonts w:ascii="微软雅黑" w:hAnsi="微软雅黑" w:eastAsia="微软雅黑" w:cs="Times New Roman"/>
        </w:rPr>
        <w:t>线路集成商需负责各自线路各级设备的程序的调试、测试、安装等，与ACC、智慧出行平台前置服务器的联调测试，并在我司统一组织下，进行集成测试和验证。</w:t>
      </w:r>
    </w:p>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工程进度计划</w:t>
      </w:r>
    </w:p>
    <w:p>
      <w:pPr>
        <w:adjustRightInd w:val="0"/>
        <w:snapToGrid w:val="0"/>
        <w:ind w:left="420"/>
        <w:rPr>
          <w:rFonts w:ascii="微软雅黑" w:hAnsi="微软雅黑" w:eastAsia="微软雅黑" w:cs="Times New Roman"/>
        </w:rPr>
      </w:pPr>
      <w:r>
        <w:rPr>
          <w:rFonts w:ascii="微软雅黑" w:hAnsi="微软雅黑" w:eastAsia="微软雅黑" w:cs="Times New Roman"/>
        </w:rPr>
        <w:t>待定。</w:t>
      </w:r>
    </w:p>
    <w:p>
      <w:pPr>
        <w:pStyle w:val="2"/>
        <w:adjustRightInd w:val="0"/>
        <w:snapToGrid w:val="0"/>
        <w:rPr>
          <w:rFonts w:ascii="微软雅黑" w:hAnsi="微软雅黑" w:eastAsia="微软雅黑" w:cs="Times New Roman"/>
          <w:sz w:val="32"/>
          <w:szCs w:val="32"/>
        </w:rPr>
      </w:pPr>
      <w:r>
        <w:rPr>
          <w:rFonts w:ascii="微软雅黑" w:hAnsi="微软雅黑" w:eastAsia="微软雅黑" w:cs="Times New Roman"/>
          <w:sz w:val="32"/>
          <w:szCs w:val="32"/>
        </w:rPr>
        <w:t>附录</w:t>
      </w:r>
    </w:p>
    <w:p>
      <w:pPr>
        <w:pStyle w:val="3"/>
        <w:adjustRightInd w:val="0"/>
        <w:snapToGrid w:val="0"/>
        <w:rPr>
          <w:rFonts w:ascii="微软雅黑" w:hAnsi="微软雅黑" w:eastAsia="微软雅黑" w:cs="Times New Roman"/>
          <w:sz w:val="30"/>
          <w:szCs w:val="30"/>
        </w:rPr>
      </w:pPr>
      <w:r>
        <w:rPr>
          <w:rFonts w:ascii="微软雅黑" w:hAnsi="微软雅黑" w:eastAsia="微软雅黑" w:cs="Times New Roman"/>
          <w:sz w:val="30"/>
          <w:szCs w:val="30"/>
        </w:rPr>
        <w:t>参考文档</w:t>
      </w:r>
    </w:p>
    <w:p>
      <w:pPr>
        <w:adjustRightInd w:val="0"/>
        <w:snapToGrid w:val="0"/>
        <w:rPr>
          <w:rFonts w:ascii="微软雅黑" w:hAnsi="微软雅黑" w:eastAsia="微软雅黑" w:cs="Times New Roman"/>
        </w:rPr>
      </w:pPr>
      <w:commentRangeStart w:id="12"/>
      <w:r>
        <w:rPr>
          <w:rFonts w:ascii="微软雅黑" w:hAnsi="微软雅黑" w:eastAsia="微软雅黑" w:cs="Times New Roman"/>
        </w:rPr>
        <w:t>《成都公共交通智慧出行移动支付技术规范—00接口规范总册.docx》</w:t>
      </w:r>
    </w:p>
    <w:p>
      <w:pPr>
        <w:adjustRightInd w:val="0"/>
        <w:snapToGrid w:val="0"/>
        <w:rPr>
          <w:rFonts w:ascii="微软雅黑" w:hAnsi="微软雅黑" w:eastAsia="微软雅黑" w:cs="Times New Roman"/>
        </w:rPr>
      </w:pPr>
      <w:r>
        <w:rPr>
          <w:rFonts w:ascii="微软雅黑" w:hAnsi="微软雅黑" w:eastAsia="微软雅黑" w:cs="Times New Roman"/>
        </w:rPr>
        <w:t>《成都公共交通智慧出行移动支付技术规范—01二维码应用行业受理接口规范.docx》</w:t>
      </w:r>
    </w:p>
    <w:p>
      <w:pPr>
        <w:adjustRightInd w:val="0"/>
        <w:snapToGrid w:val="0"/>
        <w:rPr>
          <w:rFonts w:ascii="微软雅黑" w:hAnsi="微软雅黑" w:eastAsia="微软雅黑" w:cs="Times New Roman"/>
        </w:rPr>
      </w:pPr>
      <w:r>
        <w:rPr>
          <w:rFonts w:ascii="微软雅黑" w:hAnsi="微软雅黑" w:eastAsia="微软雅黑" w:cs="Times New Roman"/>
        </w:rPr>
        <w:t>《成都公共交通智慧出行移动支付技术规范—02二维码应用移动应用接口规范.docx》</w:t>
      </w:r>
    </w:p>
    <w:p>
      <w:pPr>
        <w:adjustRightInd w:val="0"/>
        <w:snapToGrid w:val="0"/>
        <w:rPr>
          <w:rFonts w:ascii="微软雅黑" w:hAnsi="微软雅黑" w:eastAsia="微软雅黑" w:cs="Times New Roman"/>
        </w:rPr>
      </w:pPr>
      <w:r>
        <w:rPr>
          <w:rFonts w:ascii="微软雅黑" w:hAnsi="微软雅黑" w:eastAsia="微软雅黑" w:cs="Times New Roman"/>
        </w:rPr>
        <w:t>《成都公共交通智慧出行移动支付技术规范—03二维码应用技术规范.docx》</w:t>
      </w:r>
    </w:p>
    <w:p>
      <w:pPr>
        <w:adjustRightInd w:val="0"/>
        <w:snapToGrid w:val="0"/>
        <w:rPr>
          <w:rFonts w:ascii="微软雅黑" w:hAnsi="微软雅黑" w:eastAsia="微软雅黑" w:cs="Times New Roman"/>
        </w:rPr>
      </w:pPr>
      <w:r>
        <w:rPr>
          <w:rFonts w:ascii="微软雅黑" w:hAnsi="微软雅黑" w:eastAsia="微软雅黑" w:cs="Times New Roman"/>
        </w:rPr>
        <w:t>《成都公共交通智慧出行移动支付技术规范—04二维码应用PSAM卡应用规范.docx》</w:t>
      </w:r>
    </w:p>
    <w:p>
      <w:pPr>
        <w:adjustRightInd w:val="0"/>
        <w:snapToGrid w:val="0"/>
        <w:rPr>
          <w:rFonts w:ascii="微软雅黑" w:hAnsi="微软雅黑" w:eastAsia="微软雅黑" w:cs="Times New Roman"/>
        </w:rPr>
      </w:pPr>
      <w:r>
        <w:rPr>
          <w:rFonts w:ascii="微软雅黑" w:hAnsi="微软雅黑" w:eastAsia="微软雅黑" w:cs="Times New Roman"/>
        </w:rPr>
        <w:t>《D-DS-PM-25-QT660用户手册定制终板.pdf》</w:t>
      </w:r>
    </w:p>
    <w:p>
      <w:pPr>
        <w:adjustRightInd w:val="0"/>
        <w:snapToGrid w:val="0"/>
        <w:rPr>
          <w:rFonts w:ascii="微软雅黑" w:hAnsi="微软雅黑" w:eastAsia="微软雅黑" w:cs="Times New Roman"/>
        </w:rPr>
      </w:pPr>
      <w:r>
        <w:rPr>
          <w:rFonts w:ascii="微软雅黑" w:hAnsi="微软雅黑" w:eastAsia="微软雅黑" w:cs="Times New Roman"/>
        </w:rPr>
        <w:t>《微光二维码扫描器串口通讯协议1.6.pdf》</w:t>
      </w:r>
      <w:commentRangeEnd w:id="12"/>
      <w:r>
        <w:commentReference w:id="12"/>
      </w:r>
      <w:bookmarkStart w:id="4" w:name="_GoBack"/>
      <w:bookmarkEnd w:id="4"/>
    </w:p>
    <w:sectPr>
      <w:footerReference r:id="rId5" w:type="default"/>
      <w:pgSz w:w="11906" w:h="16838"/>
      <w:pgMar w:top="1440" w:right="1800" w:bottom="1440" w:left="1701"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andy" w:date="2018-03-14T16:09:00Z" w:initials="R">
    <w:p w14:paraId="477843F8">
      <w:pPr>
        <w:pStyle w:val="12"/>
        <w:rPr>
          <w:rFonts w:hint="eastAsia"/>
        </w:rPr>
      </w:pPr>
      <w:r>
        <w:rPr>
          <w:rFonts w:hint="eastAsia"/>
        </w:rPr>
        <w:t>图待修改</w:t>
      </w:r>
    </w:p>
  </w:comment>
  <w:comment w:id="1" w:author="Randy" w:date="2018-03-14T16:14:00Z" w:initials="R">
    <w:p w14:paraId="4642285A">
      <w:pPr>
        <w:pStyle w:val="12"/>
        <w:rPr>
          <w:rFonts w:hint="eastAsia"/>
        </w:rPr>
      </w:pPr>
      <w:r>
        <w:rPr>
          <w:rFonts w:hint="eastAsia"/>
        </w:rPr>
        <w:t>这里注册，还是通过A</w:t>
      </w:r>
      <w:r>
        <w:t>CC,</w:t>
      </w:r>
      <w:r>
        <w:rPr>
          <w:rFonts w:hint="eastAsia"/>
        </w:rPr>
        <w:t>到多元化支付平台？还是直接与多元化支付平台，以及这里是否有接口规范？</w:t>
      </w:r>
    </w:p>
  </w:comment>
  <w:comment w:id="2" w:author="Randy" w:date="2018-03-14T16:19:00Z" w:initials="R">
    <w:p w14:paraId="427562D3">
      <w:pPr>
        <w:pStyle w:val="12"/>
        <w:rPr>
          <w:rFonts w:hint="eastAsia"/>
        </w:rPr>
      </w:pPr>
      <w:r>
        <w:rPr>
          <w:rFonts w:hint="eastAsia"/>
        </w:rPr>
        <w:t>问题同上，这里到底过不过A</w:t>
      </w:r>
      <w:r>
        <w:t>CC</w:t>
      </w:r>
      <w:r>
        <w:rPr>
          <w:rFonts w:hint="eastAsia"/>
        </w:rPr>
        <w:t>？</w:t>
      </w:r>
    </w:p>
  </w:comment>
  <w:comment w:id="3" w:author="123" w:date="2018-02-06T22:24:00Z" w:initials="1">
    <w:p w14:paraId="24D97AFB">
      <w:pPr>
        <w:pStyle w:val="12"/>
      </w:pPr>
      <w:r>
        <w:t>补登也填</w:t>
      </w:r>
      <w:r>
        <w:rPr>
          <w:rFonts w:hint="eastAsia"/>
        </w:rPr>
        <w:t>00？</w:t>
      </w:r>
    </w:p>
  </w:comment>
  <w:comment w:id="4" w:author="Randy" w:date="2018-03-14T16:55:00Z" w:initials="R">
    <w:p w14:paraId="2C215FDD">
      <w:pPr>
        <w:pStyle w:val="12"/>
        <w:rPr>
          <w:rFonts w:hint="eastAsia"/>
        </w:rPr>
      </w:pPr>
      <w:r>
        <w:rPr>
          <w:rFonts w:hint="eastAsia"/>
        </w:rPr>
        <w:t>把智慧出行平台前置服务器修改为多元化支付平台服务器</w:t>
      </w:r>
    </w:p>
  </w:comment>
  <w:comment w:id="5" w:author="Randy" w:date="2018-03-14T16:57:00Z" w:initials="R">
    <w:p w14:paraId="39E719D6">
      <w:pPr>
        <w:pStyle w:val="12"/>
        <w:rPr>
          <w:rFonts w:hint="eastAsia"/>
        </w:rPr>
      </w:pPr>
      <w:r>
        <w:rPr>
          <w:rFonts w:hint="eastAsia"/>
        </w:rPr>
        <w:t>黑面工单-修改为黑名单</w:t>
      </w:r>
    </w:p>
  </w:comment>
  <w:comment w:id="6" w:author="Randy" w:date="2018-03-14T16:56:00Z" w:initials="R">
    <w:p w14:paraId="74893C18">
      <w:pPr>
        <w:pStyle w:val="12"/>
        <w:rPr>
          <w:rFonts w:hint="eastAsia"/>
        </w:rPr>
      </w:pPr>
      <w:r>
        <w:rPr>
          <w:rFonts w:hint="eastAsia"/>
        </w:rPr>
        <w:t>同上, 把智慧出行平台前置服务器修改为多元化支付平台服务器</w:t>
      </w:r>
    </w:p>
    <w:p w14:paraId="4CF11B99">
      <w:pPr>
        <w:pStyle w:val="12"/>
        <w:rPr>
          <w:rFonts w:hint="eastAsia"/>
        </w:rPr>
      </w:pPr>
    </w:p>
  </w:comment>
  <w:comment w:id="7" w:author="Randy" w:date="2018-03-14T16:58:00Z" w:initials="R">
    <w:p w14:paraId="2F8B3E3E">
      <w:pPr>
        <w:pStyle w:val="12"/>
      </w:pPr>
      <w:r>
        <w:rPr>
          <w:rFonts w:hint="eastAsia"/>
        </w:rPr>
        <w:t>乌鲁木齐有黑名单验证吗？</w:t>
      </w:r>
    </w:p>
  </w:comment>
  <w:comment w:id="8" w:author="Randy" w:date="2018-03-14T20:12:15Z" w:initials="R">
    <w:p w14:paraId="21F44C76">
      <w:pPr>
        <w:pStyle w:val="12"/>
        <w:rPr>
          <w:rFonts w:hint="eastAsia"/>
          <w:lang w:val="en-US" w:eastAsia="zh-CN"/>
        </w:rPr>
      </w:pPr>
      <w:r>
        <w:rPr>
          <w:rFonts w:hint="eastAsia"/>
          <w:lang w:val="en-US" w:eastAsia="zh-CN"/>
        </w:rPr>
        <w:t>规范？</w:t>
      </w:r>
    </w:p>
    <w:p w14:paraId="5B2F60A8">
      <w:pPr>
        <w:pStyle w:val="12"/>
        <w:rPr>
          <w:rFonts w:hint="eastAsia"/>
          <w:lang w:val="en-US" w:eastAsia="zh-CN"/>
        </w:rPr>
      </w:pPr>
    </w:p>
  </w:comment>
  <w:comment w:id="9" w:author="Randy" w:date="2018-03-14T20:14:55Z" w:initials="R">
    <w:p w14:paraId="125A2B24">
      <w:pPr>
        <w:pStyle w:val="12"/>
        <w:rPr>
          <w:rFonts w:hint="eastAsia"/>
          <w:lang w:val="en-US" w:eastAsia="zh-CN"/>
        </w:rPr>
      </w:pPr>
      <w:r>
        <w:rPr>
          <w:rFonts w:hint="eastAsia"/>
          <w:lang w:val="en-US" w:eastAsia="zh-CN"/>
        </w:rPr>
        <w:t>数据还需要走SC-LC-ACC吗？还是直接走-ACC?</w:t>
      </w:r>
    </w:p>
  </w:comment>
  <w:comment w:id="10" w:author="Randy" w:date="2018-03-14T20:15:51Z" w:initials="R">
    <w:p w14:paraId="603B566E">
      <w:pPr>
        <w:pStyle w:val="12"/>
        <w:rPr>
          <w:rFonts w:hint="eastAsia" w:eastAsia="宋体"/>
          <w:lang w:val="en-US" w:eastAsia="zh-CN"/>
        </w:rPr>
      </w:pPr>
      <w:r>
        <w:rPr>
          <w:rFonts w:hint="eastAsia"/>
          <w:lang w:val="en-US" w:eastAsia="zh-CN"/>
        </w:rPr>
        <w:t>待定</w:t>
      </w:r>
    </w:p>
  </w:comment>
  <w:comment w:id="11" w:author="123" w:date="2018-02-06T17:14:00Z" w:initials="1">
    <w:p w14:paraId="32263726">
      <w:pPr>
        <w:pStyle w:val="12"/>
      </w:pPr>
      <w:r>
        <w:rPr>
          <w:rFonts w:hint="eastAsia"/>
        </w:rPr>
        <w:t>需考虑ACC对行程撤销的处理方式</w:t>
      </w:r>
    </w:p>
  </w:comment>
  <w:comment w:id="12" w:author="Randy" w:date="2018-03-14T20:20:00Z" w:initials="R">
    <w:p w14:paraId="01016BD0">
      <w:pPr>
        <w:pStyle w:val="12"/>
        <w:rPr>
          <w:rFonts w:hint="eastAsia" w:eastAsia="宋体"/>
          <w:lang w:val="en-US" w:eastAsia="zh-CN"/>
        </w:rPr>
      </w:pPr>
      <w:r>
        <w:rPr>
          <w:rFonts w:hint="eastAsia"/>
          <w:lang w:val="en-US" w:eastAsia="zh-CN"/>
        </w:rPr>
        <w:t>待修改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77843F8" w15:done="0"/>
  <w15:commentEx w15:paraId="4642285A" w15:done="0"/>
  <w15:commentEx w15:paraId="427562D3" w15:done="0"/>
  <w15:commentEx w15:paraId="24D97AFB" w15:done="0"/>
  <w15:commentEx w15:paraId="2C215FDD" w15:done="0"/>
  <w15:commentEx w15:paraId="39E719D6" w15:done="0"/>
  <w15:commentEx w15:paraId="4CF11B99" w15:done="0"/>
  <w15:commentEx w15:paraId="2F8B3E3E" w15:done="0"/>
  <w15:commentEx w15:paraId="5B2F60A8" w15:done="0"/>
  <w15:commentEx w15:paraId="125A2B24" w15:done="0"/>
  <w15:commentEx w15:paraId="603B566E" w15:done="0"/>
  <w15:commentEx w15:paraId="32263726" w15:done="0"/>
  <w15:commentEx w15:paraId="01016BD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ARJFSC+Wingdings-Regular">
    <w:altName w:val="Segoe Print"/>
    <w:panose1 w:val="00000000000000000000"/>
    <w:charset w:val="01"/>
    <w:family w:val="auto"/>
    <w:pitch w:val="default"/>
    <w:sig w:usb0="00000000" w:usb1="00000000" w:usb2="01010101" w:usb3="01010101" w:csb0="01010101" w:csb1="01010101"/>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2002737"/>
      <w:docPartObj>
        <w:docPartGallery w:val="AutoText"/>
      </w:docPartObj>
    </w:sdtPr>
    <w:sdtContent>
      <w:sdt>
        <w:sdtPr>
          <w:id w:val="-707337348"/>
          <w:docPartObj>
            <w:docPartGallery w:val="AutoText"/>
          </w:docPartObj>
        </w:sdtPr>
        <w:sdtContent>
          <w:p>
            <w:pPr>
              <w:pStyle w:val="15"/>
              <w:jc w:val="center"/>
            </w:pPr>
            <w:r>
              <w:rPr>
                <w:b/>
                <w:bCs/>
                <w:sz w:val="24"/>
                <w:szCs w:val="24"/>
              </w:rPr>
              <w:fldChar w:fldCharType="begin"/>
            </w:r>
            <w:r>
              <w:rPr>
                <w:b/>
                <w:bCs/>
              </w:rPr>
              <w:instrText xml:space="preserve">PAGE</w:instrText>
            </w:r>
            <w:r>
              <w:rPr>
                <w:b/>
                <w:bCs/>
                <w:sz w:val="24"/>
                <w:szCs w:val="24"/>
              </w:rPr>
              <w:fldChar w:fldCharType="separate"/>
            </w:r>
            <w:r>
              <w:rPr>
                <w:b/>
                <w:bCs/>
              </w:rPr>
              <w:t>21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27</w:t>
            </w:r>
            <w:r>
              <w:rPr>
                <w:b/>
                <w:bCs/>
                <w:sz w:val="24"/>
                <w:szCs w:val="24"/>
              </w:rPr>
              <w:fldChar w:fldCharType="end"/>
            </w:r>
          </w:p>
        </w:sdtContent>
      </w:sdt>
    </w:sdtContent>
  </w:sdt>
  <w:p>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04D9B"/>
    <w:multiLevelType w:val="multilevel"/>
    <w:tmpl w:val="12504D9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B647255"/>
    <w:multiLevelType w:val="multilevel"/>
    <w:tmpl w:val="1B647255"/>
    <w:lvl w:ilvl="0" w:tentative="0">
      <w:start w:val="1"/>
      <w:numFmt w:val="japaneseCounting"/>
      <w:lvlText w:val="第%1章"/>
      <w:lvlJc w:val="left"/>
      <w:pPr>
        <w:tabs>
          <w:tab w:val="left" w:pos="600"/>
        </w:tabs>
        <w:ind w:left="600" w:hanging="600"/>
      </w:pPr>
      <w:rPr>
        <w:rFonts w:hint="eastAsia"/>
        <w:b/>
        <w:i w:val="0"/>
        <w:sz w:val="44"/>
      </w:rPr>
    </w:lvl>
    <w:lvl w:ilvl="1" w:tentative="0">
      <w:start w:val="1"/>
      <w:numFmt w:val="decimal"/>
      <w:pStyle w:val="47"/>
      <w:isLgl/>
      <w:lvlText w:val="%2"/>
      <w:lvlJc w:val="left"/>
      <w:pPr>
        <w:tabs>
          <w:tab w:val="left" w:pos="1134"/>
        </w:tabs>
        <w:ind w:left="1134" w:hanging="1134"/>
      </w:pPr>
      <w:rPr>
        <w:rFonts w:hint="default" w:ascii="Arial" w:hAnsi="Arial" w:eastAsia="黑体"/>
        <w:b/>
        <w:i w:val="0"/>
        <w:sz w:val="36"/>
      </w:rPr>
    </w:lvl>
    <w:lvl w:ilvl="2" w:tentative="0">
      <w:start w:val="1"/>
      <w:numFmt w:val="decimal"/>
      <w:pStyle w:val="48"/>
      <w:isLgl/>
      <w:lvlText w:val="%2.%3"/>
      <w:lvlJc w:val="left"/>
      <w:pPr>
        <w:tabs>
          <w:tab w:val="left" w:pos="851"/>
        </w:tabs>
        <w:ind w:left="851" w:hanging="851"/>
      </w:pPr>
      <w:rPr>
        <w:rFonts w:hint="default" w:ascii="Arial" w:hAnsi="Arial" w:eastAsia="黑体"/>
        <w:b/>
        <w:i w:val="0"/>
        <w:sz w:val="32"/>
      </w:rPr>
    </w:lvl>
    <w:lvl w:ilvl="3" w:tentative="0">
      <w:start w:val="1"/>
      <w:numFmt w:val="decimal"/>
      <w:pStyle w:val="49"/>
      <w:isLgl/>
      <w:lvlText w:val="%2.%3.%4"/>
      <w:lvlJc w:val="left"/>
      <w:pPr>
        <w:tabs>
          <w:tab w:val="left" w:pos="1134"/>
        </w:tabs>
        <w:ind w:left="1134" w:hanging="1134"/>
      </w:pPr>
      <w:rPr>
        <w:rFonts w:hint="default" w:ascii="Arial" w:hAnsi="Arial" w:eastAsia="黑体"/>
        <w:b/>
        <w:i w:val="0"/>
        <w:sz w:val="30"/>
      </w:rPr>
    </w:lvl>
    <w:lvl w:ilvl="4" w:tentative="0">
      <w:start w:val="1"/>
      <w:numFmt w:val="decimal"/>
      <w:pStyle w:val="50"/>
      <w:isLgl/>
      <w:lvlText w:val="%2.%3.%4.%5"/>
      <w:lvlJc w:val="left"/>
      <w:pPr>
        <w:tabs>
          <w:tab w:val="left" w:pos="992"/>
        </w:tabs>
        <w:ind w:left="992" w:hanging="992"/>
      </w:pPr>
      <w:rPr>
        <w:rFonts w:hint="default" w:ascii="Arial" w:hAnsi="Arial" w:eastAsia="黑体"/>
        <w:b/>
        <w:i w:val="0"/>
        <w:sz w:val="28"/>
      </w:rPr>
    </w:lvl>
    <w:lvl w:ilvl="5" w:tentative="0">
      <w:start w:val="1"/>
      <w:numFmt w:val="decimal"/>
      <w:pStyle w:val="51"/>
      <w:isLgl/>
      <w:lvlText w:val="%2.%3.%4.%5.%6"/>
      <w:lvlJc w:val="left"/>
      <w:pPr>
        <w:tabs>
          <w:tab w:val="left" w:pos="1134"/>
        </w:tabs>
        <w:ind w:left="1134" w:hanging="1134"/>
      </w:pPr>
      <w:rPr>
        <w:rFonts w:hint="default" w:ascii="Arial" w:hAnsi="Arial" w:eastAsia="黑体"/>
        <w:b/>
        <w:i w:val="0"/>
        <w:sz w:val="24"/>
      </w:rPr>
    </w:lvl>
    <w:lvl w:ilvl="6" w:tentative="0">
      <w:start w:val="1"/>
      <w:numFmt w:val="decimal"/>
      <w:pStyle w:val="52"/>
      <w:isLgl/>
      <w:lvlText w:val="%2.%3.%4.%5.%6.%7"/>
      <w:lvlJc w:val="left"/>
      <w:pPr>
        <w:tabs>
          <w:tab w:val="left" w:pos="1276"/>
        </w:tabs>
        <w:ind w:left="1276" w:hanging="1276"/>
      </w:pPr>
      <w:rPr>
        <w:rFonts w:hint="default" w:ascii="Times New Roman" w:hAnsi="Times New Roman" w:eastAsia="宋体"/>
        <w:b/>
        <w:i w:val="0"/>
        <w:sz w:val="24"/>
      </w:rPr>
    </w:lvl>
    <w:lvl w:ilvl="7" w:tentative="0">
      <w:start w:val="1"/>
      <w:numFmt w:val="decimal"/>
      <w:isLgl/>
      <w:lvlText w:val="%1.%2.%3.%4.%5.%6.%7.%8."/>
      <w:lvlJc w:val="left"/>
      <w:pPr>
        <w:tabs>
          <w:tab w:val="left" w:pos="1418"/>
        </w:tabs>
        <w:ind w:left="1418" w:hanging="1418"/>
      </w:pPr>
      <w:rPr>
        <w:rFonts w:hint="eastAsia"/>
      </w:rPr>
    </w:lvl>
    <w:lvl w:ilvl="8" w:tentative="0">
      <w:start w:val="1"/>
      <w:numFmt w:val="decimal"/>
      <w:isLgl/>
      <w:lvlText w:val="%1.%2.%3.%4.%5.%6.%7.%8.%9."/>
      <w:lvlJc w:val="left"/>
      <w:pPr>
        <w:tabs>
          <w:tab w:val="left" w:pos="1559"/>
        </w:tabs>
        <w:ind w:left="1559" w:hanging="1559"/>
      </w:pPr>
      <w:rPr>
        <w:rFonts w:hint="eastAsia"/>
      </w:rPr>
    </w:lvl>
  </w:abstractNum>
  <w:abstractNum w:abstractNumId="2">
    <w:nsid w:val="24BD0E3E"/>
    <w:multiLevelType w:val="multilevel"/>
    <w:tmpl w:val="24BD0E3E"/>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3">
    <w:nsid w:val="3B4C7FB1"/>
    <w:multiLevelType w:val="multilevel"/>
    <w:tmpl w:val="3B4C7FB1"/>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4">
    <w:nsid w:val="3BF72C83"/>
    <w:multiLevelType w:val="multilevel"/>
    <w:tmpl w:val="3BF72C8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074577A"/>
    <w:multiLevelType w:val="multilevel"/>
    <w:tmpl w:val="4074577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1C7650"/>
    <w:multiLevelType w:val="multilevel"/>
    <w:tmpl w:val="491C765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A25200B"/>
    <w:multiLevelType w:val="multilevel"/>
    <w:tmpl w:val="4A25200B"/>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B5E1D20"/>
    <w:multiLevelType w:val="multilevel"/>
    <w:tmpl w:val="4B5E1D2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524B3BE9"/>
    <w:multiLevelType w:val="multilevel"/>
    <w:tmpl w:val="524B3BE9"/>
    <w:lvl w:ilvl="0" w:tentative="0">
      <w:start w:val="1"/>
      <w:numFmt w:val="decimal"/>
      <w:lvlText w:val="%1."/>
      <w:lvlJc w:val="left"/>
      <w:pPr>
        <w:ind w:left="720" w:hanging="720"/>
      </w:pPr>
      <w:rPr>
        <w:rFonts w:hint="default"/>
      </w:rPr>
    </w:lvl>
    <w:lvl w:ilvl="1" w:tentative="0">
      <w:start w:val="2"/>
      <w:numFmt w:val="decimal"/>
      <w:lvlText w:val="%2）"/>
      <w:lvlJc w:val="left"/>
      <w:pPr>
        <w:ind w:left="780" w:hanging="360"/>
      </w:pPr>
      <w:rPr>
        <w:rFonts w:hint="default" w:ascii="ARJFSC+Wingdings-Regular"/>
      </w:rPr>
    </w:lvl>
    <w:lvl w:ilvl="2" w:tentative="0">
      <w:start w:val="1"/>
      <w:numFmt w:val="decimal"/>
      <w:lvlText w:val="%3）"/>
      <w:lvlJc w:val="left"/>
      <w:pPr>
        <w:ind w:left="1560" w:hanging="72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3D731E1"/>
    <w:multiLevelType w:val="multilevel"/>
    <w:tmpl w:val="53D73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3557" w:hanging="864"/>
      </w:pPr>
      <w:rPr>
        <w:color w:val="auto"/>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1">
    <w:nsid w:val="5B6D29B2"/>
    <w:multiLevelType w:val="multilevel"/>
    <w:tmpl w:val="5B6D29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C12643D"/>
    <w:multiLevelType w:val="multilevel"/>
    <w:tmpl w:val="5C12643D"/>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3">
    <w:nsid w:val="7056593D"/>
    <w:multiLevelType w:val="multilevel"/>
    <w:tmpl w:val="7056593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6933334"/>
    <w:multiLevelType w:val="multilevel"/>
    <w:tmpl w:val="76933334"/>
    <w:lvl w:ilvl="0" w:tentative="0">
      <w:start w:val="1"/>
      <w:numFmt w:val="none"/>
      <w:pStyle w:val="35"/>
      <w:lvlText w:val="%1——"/>
      <w:lvlJc w:val="left"/>
      <w:pPr>
        <w:tabs>
          <w:tab w:val="left" w:pos="1140"/>
        </w:tabs>
        <w:ind w:left="840" w:hanging="420"/>
      </w:pPr>
      <w:rPr>
        <w:rFonts w:hint="eastAsia"/>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7BAD7549"/>
    <w:multiLevelType w:val="multilevel"/>
    <w:tmpl w:val="7BAD7549"/>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0"/>
  </w:num>
  <w:num w:numId="2">
    <w:abstractNumId w:val="14"/>
  </w:num>
  <w:num w:numId="3">
    <w:abstractNumId w:val="1"/>
  </w:num>
  <w:num w:numId="4">
    <w:abstractNumId w:val="0"/>
  </w:num>
  <w:num w:numId="5">
    <w:abstractNumId w:val="6"/>
  </w:num>
  <w:num w:numId="6">
    <w:abstractNumId w:val="9"/>
  </w:num>
  <w:num w:numId="7">
    <w:abstractNumId w:val="13"/>
  </w:num>
  <w:num w:numId="8">
    <w:abstractNumId w:val="11"/>
  </w:num>
  <w:num w:numId="9">
    <w:abstractNumId w:val="12"/>
  </w:num>
  <w:num w:numId="10">
    <w:abstractNumId w:val="2"/>
  </w:num>
  <w:num w:numId="11">
    <w:abstractNumId w:val="3"/>
  </w:num>
  <w:num w:numId="12">
    <w:abstractNumId w:val="8"/>
  </w:num>
  <w:num w:numId="13">
    <w:abstractNumId w:val="5"/>
  </w:num>
  <w:num w:numId="14">
    <w:abstractNumId w:val="4"/>
  </w:num>
  <w:num w:numId="15">
    <w:abstractNumId w:val="7"/>
  </w:num>
  <w:num w:numId="16">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andy">
    <w15:presenceInfo w15:providerId="None" w15:userId="Randy"/>
  </w15:person>
  <w15:person w15:author="123">
    <w15:presenceInfo w15:providerId="None" w15:userId="123"/>
  </w15:person>
  <w15:person w15:author="陈宇">
    <w15:presenceInfo w15:providerId="Windows Live" w15:userId="c2e23e5e3898a6d3"/>
  </w15:person>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97F72"/>
    <w:rsid w:val="00000703"/>
    <w:rsid w:val="000058C0"/>
    <w:rsid w:val="00010182"/>
    <w:rsid w:val="000215A6"/>
    <w:rsid w:val="000457C6"/>
    <w:rsid w:val="0004689D"/>
    <w:rsid w:val="000501B2"/>
    <w:rsid w:val="0005591D"/>
    <w:rsid w:val="000726FB"/>
    <w:rsid w:val="00073018"/>
    <w:rsid w:val="00074847"/>
    <w:rsid w:val="00076530"/>
    <w:rsid w:val="0007795B"/>
    <w:rsid w:val="00082A4E"/>
    <w:rsid w:val="00091CDA"/>
    <w:rsid w:val="000A117F"/>
    <w:rsid w:val="000A1AE8"/>
    <w:rsid w:val="000A50C8"/>
    <w:rsid w:val="000B2505"/>
    <w:rsid w:val="000B5B37"/>
    <w:rsid w:val="000B7623"/>
    <w:rsid w:val="000D4684"/>
    <w:rsid w:val="000D5F49"/>
    <w:rsid w:val="000E0F32"/>
    <w:rsid w:val="000E2829"/>
    <w:rsid w:val="000E7C50"/>
    <w:rsid w:val="000F15E7"/>
    <w:rsid w:val="000F57BF"/>
    <w:rsid w:val="000F690C"/>
    <w:rsid w:val="00103B12"/>
    <w:rsid w:val="001063E7"/>
    <w:rsid w:val="00112DFE"/>
    <w:rsid w:val="00120FEA"/>
    <w:rsid w:val="00122B12"/>
    <w:rsid w:val="0012628E"/>
    <w:rsid w:val="001265F0"/>
    <w:rsid w:val="00142AA3"/>
    <w:rsid w:val="00154E23"/>
    <w:rsid w:val="00162579"/>
    <w:rsid w:val="00163377"/>
    <w:rsid w:val="00167B62"/>
    <w:rsid w:val="00173E35"/>
    <w:rsid w:val="0018468B"/>
    <w:rsid w:val="001868FA"/>
    <w:rsid w:val="001928D1"/>
    <w:rsid w:val="00192D70"/>
    <w:rsid w:val="00193847"/>
    <w:rsid w:val="0019522B"/>
    <w:rsid w:val="001952B3"/>
    <w:rsid w:val="001A659C"/>
    <w:rsid w:val="001B482B"/>
    <w:rsid w:val="001C0509"/>
    <w:rsid w:val="001C3FD3"/>
    <w:rsid w:val="001D74C3"/>
    <w:rsid w:val="001E0491"/>
    <w:rsid w:val="001E1D52"/>
    <w:rsid w:val="001E34D4"/>
    <w:rsid w:val="001E3F18"/>
    <w:rsid w:val="001E67B1"/>
    <w:rsid w:val="001F734B"/>
    <w:rsid w:val="001F7F28"/>
    <w:rsid w:val="00201B92"/>
    <w:rsid w:val="002041F3"/>
    <w:rsid w:val="00212CE1"/>
    <w:rsid w:val="00221BF3"/>
    <w:rsid w:val="00227488"/>
    <w:rsid w:val="00230BCE"/>
    <w:rsid w:val="00242C2F"/>
    <w:rsid w:val="0027245A"/>
    <w:rsid w:val="0027252B"/>
    <w:rsid w:val="0027420C"/>
    <w:rsid w:val="00281077"/>
    <w:rsid w:val="002836AE"/>
    <w:rsid w:val="002969F9"/>
    <w:rsid w:val="002A3097"/>
    <w:rsid w:val="002A56A7"/>
    <w:rsid w:val="002B0A83"/>
    <w:rsid w:val="002B2CD4"/>
    <w:rsid w:val="002C1414"/>
    <w:rsid w:val="002C62D9"/>
    <w:rsid w:val="002D0B9F"/>
    <w:rsid w:val="002E15D0"/>
    <w:rsid w:val="002E67B8"/>
    <w:rsid w:val="002F7394"/>
    <w:rsid w:val="002F7782"/>
    <w:rsid w:val="00304108"/>
    <w:rsid w:val="00307093"/>
    <w:rsid w:val="00307F9F"/>
    <w:rsid w:val="00316678"/>
    <w:rsid w:val="00332177"/>
    <w:rsid w:val="003342A0"/>
    <w:rsid w:val="00341BF7"/>
    <w:rsid w:val="00341EF1"/>
    <w:rsid w:val="00344C36"/>
    <w:rsid w:val="00352510"/>
    <w:rsid w:val="003576D3"/>
    <w:rsid w:val="00365F2B"/>
    <w:rsid w:val="003737D9"/>
    <w:rsid w:val="00373B27"/>
    <w:rsid w:val="00375851"/>
    <w:rsid w:val="003818E2"/>
    <w:rsid w:val="00382AE1"/>
    <w:rsid w:val="003879D9"/>
    <w:rsid w:val="003910FF"/>
    <w:rsid w:val="003A265E"/>
    <w:rsid w:val="003A2D15"/>
    <w:rsid w:val="003A5174"/>
    <w:rsid w:val="003A6DF1"/>
    <w:rsid w:val="003A6FD1"/>
    <w:rsid w:val="003C04F9"/>
    <w:rsid w:val="003C106B"/>
    <w:rsid w:val="003C5589"/>
    <w:rsid w:val="003D4290"/>
    <w:rsid w:val="003D4489"/>
    <w:rsid w:val="003D5FD7"/>
    <w:rsid w:val="003F0444"/>
    <w:rsid w:val="003F73E7"/>
    <w:rsid w:val="00411593"/>
    <w:rsid w:val="00414694"/>
    <w:rsid w:val="00414E27"/>
    <w:rsid w:val="0041767A"/>
    <w:rsid w:val="00421234"/>
    <w:rsid w:val="004304FE"/>
    <w:rsid w:val="004347FE"/>
    <w:rsid w:val="00434E57"/>
    <w:rsid w:val="00440232"/>
    <w:rsid w:val="0044525F"/>
    <w:rsid w:val="00446C37"/>
    <w:rsid w:val="00453B09"/>
    <w:rsid w:val="0045587A"/>
    <w:rsid w:val="00456712"/>
    <w:rsid w:val="00461CC1"/>
    <w:rsid w:val="00462707"/>
    <w:rsid w:val="00472728"/>
    <w:rsid w:val="00472A99"/>
    <w:rsid w:val="00473972"/>
    <w:rsid w:val="00473D39"/>
    <w:rsid w:val="00474C5E"/>
    <w:rsid w:val="00474DBC"/>
    <w:rsid w:val="0047571C"/>
    <w:rsid w:val="0047643A"/>
    <w:rsid w:val="00484523"/>
    <w:rsid w:val="004907B6"/>
    <w:rsid w:val="00491849"/>
    <w:rsid w:val="0049396F"/>
    <w:rsid w:val="004A111D"/>
    <w:rsid w:val="004A1CBA"/>
    <w:rsid w:val="004A393B"/>
    <w:rsid w:val="004A51EF"/>
    <w:rsid w:val="004B58BF"/>
    <w:rsid w:val="004C539E"/>
    <w:rsid w:val="004C6D82"/>
    <w:rsid w:val="004D02A0"/>
    <w:rsid w:val="004D324F"/>
    <w:rsid w:val="004E1CE1"/>
    <w:rsid w:val="004E2F7C"/>
    <w:rsid w:val="004E411D"/>
    <w:rsid w:val="004F1FC7"/>
    <w:rsid w:val="004F41EF"/>
    <w:rsid w:val="00501955"/>
    <w:rsid w:val="00503D60"/>
    <w:rsid w:val="005058AA"/>
    <w:rsid w:val="00506F2D"/>
    <w:rsid w:val="00511309"/>
    <w:rsid w:val="00511965"/>
    <w:rsid w:val="00512C4C"/>
    <w:rsid w:val="00525565"/>
    <w:rsid w:val="00525D2D"/>
    <w:rsid w:val="00531170"/>
    <w:rsid w:val="005334D3"/>
    <w:rsid w:val="00534527"/>
    <w:rsid w:val="00535DA8"/>
    <w:rsid w:val="0053640C"/>
    <w:rsid w:val="00545D00"/>
    <w:rsid w:val="005560AF"/>
    <w:rsid w:val="00556157"/>
    <w:rsid w:val="005702F2"/>
    <w:rsid w:val="00572C77"/>
    <w:rsid w:val="0057558A"/>
    <w:rsid w:val="00576939"/>
    <w:rsid w:val="005802E8"/>
    <w:rsid w:val="005817C1"/>
    <w:rsid w:val="005912A4"/>
    <w:rsid w:val="00595382"/>
    <w:rsid w:val="005B4ABF"/>
    <w:rsid w:val="005B61A2"/>
    <w:rsid w:val="005C58CC"/>
    <w:rsid w:val="005D2FA4"/>
    <w:rsid w:val="005D30F5"/>
    <w:rsid w:val="005E25C2"/>
    <w:rsid w:val="005F1011"/>
    <w:rsid w:val="0060009B"/>
    <w:rsid w:val="0060688A"/>
    <w:rsid w:val="00611AFF"/>
    <w:rsid w:val="00615922"/>
    <w:rsid w:val="00616439"/>
    <w:rsid w:val="006251F5"/>
    <w:rsid w:val="00634602"/>
    <w:rsid w:val="0065418C"/>
    <w:rsid w:val="00655286"/>
    <w:rsid w:val="006660B5"/>
    <w:rsid w:val="00672764"/>
    <w:rsid w:val="0067470F"/>
    <w:rsid w:val="00681D6E"/>
    <w:rsid w:val="006824DF"/>
    <w:rsid w:val="00684553"/>
    <w:rsid w:val="00685E3D"/>
    <w:rsid w:val="00692137"/>
    <w:rsid w:val="00695C8D"/>
    <w:rsid w:val="00695FD7"/>
    <w:rsid w:val="0069716C"/>
    <w:rsid w:val="00697F72"/>
    <w:rsid w:val="006A31B6"/>
    <w:rsid w:val="006A4127"/>
    <w:rsid w:val="006B1231"/>
    <w:rsid w:val="006D420A"/>
    <w:rsid w:val="006D51BA"/>
    <w:rsid w:val="006D5F0A"/>
    <w:rsid w:val="006D6744"/>
    <w:rsid w:val="006D688F"/>
    <w:rsid w:val="006E53FB"/>
    <w:rsid w:val="006F355E"/>
    <w:rsid w:val="006F5C01"/>
    <w:rsid w:val="007054BC"/>
    <w:rsid w:val="00716F8D"/>
    <w:rsid w:val="00723721"/>
    <w:rsid w:val="00744FE5"/>
    <w:rsid w:val="007557E4"/>
    <w:rsid w:val="007649A2"/>
    <w:rsid w:val="00766A21"/>
    <w:rsid w:val="00774B88"/>
    <w:rsid w:val="0077610C"/>
    <w:rsid w:val="00787F64"/>
    <w:rsid w:val="00791948"/>
    <w:rsid w:val="007A4801"/>
    <w:rsid w:val="007B11E2"/>
    <w:rsid w:val="007B1F91"/>
    <w:rsid w:val="007B1FE2"/>
    <w:rsid w:val="007C13D5"/>
    <w:rsid w:val="007C2FCB"/>
    <w:rsid w:val="007C41E6"/>
    <w:rsid w:val="007D4EBE"/>
    <w:rsid w:val="007D682F"/>
    <w:rsid w:val="007E237E"/>
    <w:rsid w:val="007E3497"/>
    <w:rsid w:val="007E4EF1"/>
    <w:rsid w:val="007F1227"/>
    <w:rsid w:val="007F4C57"/>
    <w:rsid w:val="007F4E2A"/>
    <w:rsid w:val="007F7097"/>
    <w:rsid w:val="00803AB7"/>
    <w:rsid w:val="008047E3"/>
    <w:rsid w:val="00811E46"/>
    <w:rsid w:val="00822F0D"/>
    <w:rsid w:val="00823374"/>
    <w:rsid w:val="00825C12"/>
    <w:rsid w:val="00825E33"/>
    <w:rsid w:val="0083095A"/>
    <w:rsid w:val="00831EAB"/>
    <w:rsid w:val="00832C6C"/>
    <w:rsid w:val="00835855"/>
    <w:rsid w:val="0083677A"/>
    <w:rsid w:val="008467E6"/>
    <w:rsid w:val="00846C0F"/>
    <w:rsid w:val="0085069A"/>
    <w:rsid w:val="00850823"/>
    <w:rsid w:val="008536E4"/>
    <w:rsid w:val="00867889"/>
    <w:rsid w:val="00873478"/>
    <w:rsid w:val="0087461F"/>
    <w:rsid w:val="00875B9B"/>
    <w:rsid w:val="00880820"/>
    <w:rsid w:val="00880BC6"/>
    <w:rsid w:val="00882374"/>
    <w:rsid w:val="00886123"/>
    <w:rsid w:val="00897683"/>
    <w:rsid w:val="008B0E86"/>
    <w:rsid w:val="008B4E85"/>
    <w:rsid w:val="008C1059"/>
    <w:rsid w:val="008C12EA"/>
    <w:rsid w:val="008C7FE1"/>
    <w:rsid w:val="008D1705"/>
    <w:rsid w:val="008D3728"/>
    <w:rsid w:val="008D3EB8"/>
    <w:rsid w:val="008D48E9"/>
    <w:rsid w:val="008D6A3D"/>
    <w:rsid w:val="009015E5"/>
    <w:rsid w:val="009055CC"/>
    <w:rsid w:val="00913FE5"/>
    <w:rsid w:val="00916B1D"/>
    <w:rsid w:val="00922C42"/>
    <w:rsid w:val="00924036"/>
    <w:rsid w:val="00925C8D"/>
    <w:rsid w:val="009266A4"/>
    <w:rsid w:val="00933067"/>
    <w:rsid w:val="00941A20"/>
    <w:rsid w:val="00946696"/>
    <w:rsid w:val="0095335A"/>
    <w:rsid w:val="00954A3B"/>
    <w:rsid w:val="00977BDC"/>
    <w:rsid w:val="00985022"/>
    <w:rsid w:val="00985E7D"/>
    <w:rsid w:val="00986CE2"/>
    <w:rsid w:val="00992658"/>
    <w:rsid w:val="00995B41"/>
    <w:rsid w:val="009A0746"/>
    <w:rsid w:val="009A2FE5"/>
    <w:rsid w:val="009A4E53"/>
    <w:rsid w:val="009B431C"/>
    <w:rsid w:val="009B5C04"/>
    <w:rsid w:val="009C3F9F"/>
    <w:rsid w:val="009C48CC"/>
    <w:rsid w:val="009D0E28"/>
    <w:rsid w:val="009E52DC"/>
    <w:rsid w:val="009F4AD6"/>
    <w:rsid w:val="00A1277C"/>
    <w:rsid w:val="00A12DA7"/>
    <w:rsid w:val="00A15412"/>
    <w:rsid w:val="00A16A82"/>
    <w:rsid w:val="00A239FB"/>
    <w:rsid w:val="00A25D4E"/>
    <w:rsid w:val="00A25F6B"/>
    <w:rsid w:val="00A33AF6"/>
    <w:rsid w:val="00A438D6"/>
    <w:rsid w:val="00A515CB"/>
    <w:rsid w:val="00A56ECC"/>
    <w:rsid w:val="00A62E89"/>
    <w:rsid w:val="00A72B29"/>
    <w:rsid w:val="00A72EF6"/>
    <w:rsid w:val="00A77D00"/>
    <w:rsid w:val="00A8681E"/>
    <w:rsid w:val="00A900DD"/>
    <w:rsid w:val="00A92CC0"/>
    <w:rsid w:val="00A92E41"/>
    <w:rsid w:val="00A96C09"/>
    <w:rsid w:val="00AA1080"/>
    <w:rsid w:val="00AA3201"/>
    <w:rsid w:val="00AA3599"/>
    <w:rsid w:val="00AA47D1"/>
    <w:rsid w:val="00AA514F"/>
    <w:rsid w:val="00AA6F0A"/>
    <w:rsid w:val="00AD4CE1"/>
    <w:rsid w:val="00AD5CBB"/>
    <w:rsid w:val="00AE19C4"/>
    <w:rsid w:val="00AF59A6"/>
    <w:rsid w:val="00AF60D9"/>
    <w:rsid w:val="00AF6840"/>
    <w:rsid w:val="00B02B98"/>
    <w:rsid w:val="00B051C2"/>
    <w:rsid w:val="00B15852"/>
    <w:rsid w:val="00B162D2"/>
    <w:rsid w:val="00B254BA"/>
    <w:rsid w:val="00B31471"/>
    <w:rsid w:val="00B31DEA"/>
    <w:rsid w:val="00B42643"/>
    <w:rsid w:val="00B51E0B"/>
    <w:rsid w:val="00B56266"/>
    <w:rsid w:val="00B61DC5"/>
    <w:rsid w:val="00B6371B"/>
    <w:rsid w:val="00B677C2"/>
    <w:rsid w:val="00B73987"/>
    <w:rsid w:val="00B73DCD"/>
    <w:rsid w:val="00B77B5D"/>
    <w:rsid w:val="00B80D5F"/>
    <w:rsid w:val="00B82050"/>
    <w:rsid w:val="00B82103"/>
    <w:rsid w:val="00B83275"/>
    <w:rsid w:val="00B838B2"/>
    <w:rsid w:val="00B84193"/>
    <w:rsid w:val="00B85DAF"/>
    <w:rsid w:val="00B90DF8"/>
    <w:rsid w:val="00B91478"/>
    <w:rsid w:val="00BA6CA8"/>
    <w:rsid w:val="00BB038D"/>
    <w:rsid w:val="00BB35A0"/>
    <w:rsid w:val="00BC086A"/>
    <w:rsid w:val="00BC0FDE"/>
    <w:rsid w:val="00BC1C9F"/>
    <w:rsid w:val="00BC274B"/>
    <w:rsid w:val="00BC48FE"/>
    <w:rsid w:val="00BC6DAD"/>
    <w:rsid w:val="00BD4120"/>
    <w:rsid w:val="00BE3E2C"/>
    <w:rsid w:val="00BF0164"/>
    <w:rsid w:val="00BF10C1"/>
    <w:rsid w:val="00BF223D"/>
    <w:rsid w:val="00BF7154"/>
    <w:rsid w:val="00C0601D"/>
    <w:rsid w:val="00C068B2"/>
    <w:rsid w:val="00C226FA"/>
    <w:rsid w:val="00C239AC"/>
    <w:rsid w:val="00C315DF"/>
    <w:rsid w:val="00C33310"/>
    <w:rsid w:val="00C373A4"/>
    <w:rsid w:val="00C4292D"/>
    <w:rsid w:val="00C45200"/>
    <w:rsid w:val="00C459BD"/>
    <w:rsid w:val="00C5475B"/>
    <w:rsid w:val="00C5490F"/>
    <w:rsid w:val="00C56B60"/>
    <w:rsid w:val="00C615AD"/>
    <w:rsid w:val="00C61821"/>
    <w:rsid w:val="00C62AB0"/>
    <w:rsid w:val="00C739E5"/>
    <w:rsid w:val="00C853D0"/>
    <w:rsid w:val="00C911F6"/>
    <w:rsid w:val="00C964DA"/>
    <w:rsid w:val="00CA273F"/>
    <w:rsid w:val="00CA32AF"/>
    <w:rsid w:val="00CB47EB"/>
    <w:rsid w:val="00CB7ABB"/>
    <w:rsid w:val="00CC1607"/>
    <w:rsid w:val="00CD6376"/>
    <w:rsid w:val="00CE19DC"/>
    <w:rsid w:val="00CE3F33"/>
    <w:rsid w:val="00CE516F"/>
    <w:rsid w:val="00CF0C16"/>
    <w:rsid w:val="00CF2DAB"/>
    <w:rsid w:val="00CF37F2"/>
    <w:rsid w:val="00D01298"/>
    <w:rsid w:val="00D05F10"/>
    <w:rsid w:val="00D07779"/>
    <w:rsid w:val="00D12BE2"/>
    <w:rsid w:val="00D136CF"/>
    <w:rsid w:val="00D1711D"/>
    <w:rsid w:val="00D20D38"/>
    <w:rsid w:val="00D301F8"/>
    <w:rsid w:val="00D37973"/>
    <w:rsid w:val="00D53CE6"/>
    <w:rsid w:val="00D57E74"/>
    <w:rsid w:val="00D6244C"/>
    <w:rsid w:val="00D63C48"/>
    <w:rsid w:val="00D66EF0"/>
    <w:rsid w:val="00D712E3"/>
    <w:rsid w:val="00D76422"/>
    <w:rsid w:val="00D82F6E"/>
    <w:rsid w:val="00D86F0C"/>
    <w:rsid w:val="00D91D07"/>
    <w:rsid w:val="00D931CF"/>
    <w:rsid w:val="00DA31DB"/>
    <w:rsid w:val="00DA42BB"/>
    <w:rsid w:val="00DA561C"/>
    <w:rsid w:val="00DA637E"/>
    <w:rsid w:val="00DB5922"/>
    <w:rsid w:val="00DB5DCE"/>
    <w:rsid w:val="00DC794A"/>
    <w:rsid w:val="00DD40F9"/>
    <w:rsid w:val="00DD69FF"/>
    <w:rsid w:val="00DE52D5"/>
    <w:rsid w:val="00E07039"/>
    <w:rsid w:val="00E1212A"/>
    <w:rsid w:val="00E17970"/>
    <w:rsid w:val="00E20600"/>
    <w:rsid w:val="00E3563F"/>
    <w:rsid w:val="00E3706F"/>
    <w:rsid w:val="00E55CB7"/>
    <w:rsid w:val="00E56144"/>
    <w:rsid w:val="00E63ED2"/>
    <w:rsid w:val="00E64FF9"/>
    <w:rsid w:val="00E73201"/>
    <w:rsid w:val="00E809CE"/>
    <w:rsid w:val="00E83DD0"/>
    <w:rsid w:val="00E900CE"/>
    <w:rsid w:val="00E97857"/>
    <w:rsid w:val="00EB04CC"/>
    <w:rsid w:val="00EB1A59"/>
    <w:rsid w:val="00EB76D9"/>
    <w:rsid w:val="00EC0997"/>
    <w:rsid w:val="00EE2B6D"/>
    <w:rsid w:val="00EF7007"/>
    <w:rsid w:val="00F041FF"/>
    <w:rsid w:val="00F0725B"/>
    <w:rsid w:val="00F07A46"/>
    <w:rsid w:val="00F10F40"/>
    <w:rsid w:val="00F1275D"/>
    <w:rsid w:val="00F14B57"/>
    <w:rsid w:val="00F14F04"/>
    <w:rsid w:val="00F16C1F"/>
    <w:rsid w:val="00F22A72"/>
    <w:rsid w:val="00F34738"/>
    <w:rsid w:val="00F36431"/>
    <w:rsid w:val="00F44A60"/>
    <w:rsid w:val="00F46E4A"/>
    <w:rsid w:val="00F4797D"/>
    <w:rsid w:val="00F51E2A"/>
    <w:rsid w:val="00F52BCD"/>
    <w:rsid w:val="00F56B08"/>
    <w:rsid w:val="00F57E12"/>
    <w:rsid w:val="00F652ED"/>
    <w:rsid w:val="00F772F6"/>
    <w:rsid w:val="00F8663E"/>
    <w:rsid w:val="00F9344D"/>
    <w:rsid w:val="00F95B3E"/>
    <w:rsid w:val="00F96A75"/>
    <w:rsid w:val="00FA4DD9"/>
    <w:rsid w:val="00FB1BD1"/>
    <w:rsid w:val="00FB2048"/>
    <w:rsid w:val="00FB250A"/>
    <w:rsid w:val="00FB7B64"/>
    <w:rsid w:val="00FD3644"/>
    <w:rsid w:val="00FD640E"/>
    <w:rsid w:val="00FD7505"/>
    <w:rsid w:val="00FE02CD"/>
    <w:rsid w:val="00FE38F5"/>
    <w:rsid w:val="00FE4513"/>
    <w:rsid w:val="00FE7E2C"/>
    <w:rsid w:val="00FF6942"/>
    <w:rsid w:val="15730139"/>
    <w:rsid w:val="1A472414"/>
    <w:rsid w:val="38D1381E"/>
    <w:rsid w:val="535652F3"/>
    <w:rsid w:val="62F60923"/>
    <w:rsid w:val="63DA7B22"/>
    <w:rsid w:val="647D5923"/>
    <w:rsid w:val="6EE648E1"/>
    <w:rsid w:val="781F5D86"/>
    <w:rsid w:val="79023BD8"/>
    <w:rsid w:val="7D6B416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qFormat="1"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2"/>
    <w:qFormat/>
    <w:uiPriority w:val="9"/>
    <w:pPr>
      <w:keepNext/>
      <w:keepLines/>
      <w:numPr>
        <w:ilvl w:val="0"/>
        <w:numId w:val="1"/>
      </w:numPr>
      <w:outlineLvl w:val="0"/>
    </w:pPr>
    <w:rPr>
      <w:b/>
      <w:bCs/>
      <w:kern w:val="44"/>
      <w:sz w:val="44"/>
      <w:szCs w:val="44"/>
    </w:rPr>
  </w:style>
  <w:style w:type="paragraph" w:styleId="3">
    <w:name w:val="heading 2"/>
    <w:basedOn w:val="1"/>
    <w:next w:val="1"/>
    <w:link w:val="23"/>
    <w:unhideWhenUsed/>
    <w:qFormat/>
    <w:uiPriority w:val="9"/>
    <w:pPr>
      <w:keepNext/>
      <w:keepLines/>
      <w:numPr>
        <w:ilvl w:val="1"/>
        <w:numId w:val="1"/>
      </w:numPr>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numPr>
        <w:ilvl w:val="2"/>
        <w:numId w:val="1"/>
      </w:numPr>
      <w:outlineLvl w:val="2"/>
    </w:pPr>
    <w:rPr>
      <w:b/>
      <w:bCs/>
      <w:sz w:val="32"/>
      <w:szCs w:val="32"/>
    </w:rPr>
  </w:style>
  <w:style w:type="paragraph" w:styleId="5">
    <w:name w:val="heading 4"/>
    <w:basedOn w:val="1"/>
    <w:next w:val="1"/>
    <w:link w:val="25"/>
    <w:unhideWhenUsed/>
    <w:qFormat/>
    <w:uiPriority w:val="9"/>
    <w:pPr>
      <w:keepNext/>
      <w:keepLines/>
      <w:numPr>
        <w:ilvl w:val="3"/>
        <w:numId w:val="1"/>
      </w:numPr>
      <w:spacing w:before="40" w:after="50"/>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numPr>
        <w:ilvl w:val="4"/>
        <w:numId w:val="1"/>
      </w:numPr>
      <w:outlineLvl w:val="4"/>
    </w:pPr>
    <w:rPr>
      <w:b/>
      <w:bCs/>
      <w:sz w:val="28"/>
      <w:szCs w:val="28"/>
    </w:rPr>
  </w:style>
  <w:style w:type="paragraph" w:styleId="7">
    <w:name w:val="heading 6"/>
    <w:basedOn w:val="1"/>
    <w:next w:val="1"/>
    <w:link w:val="27"/>
    <w:unhideWhenUsed/>
    <w:qFormat/>
    <w:uiPriority w:val="9"/>
    <w:pPr>
      <w:keepNext/>
      <w:keepLines/>
      <w:numPr>
        <w:ilvl w:val="5"/>
        <w:numId w:val="1"/>
      </w:numPr>
      <w:outlineLvl w:val="5"/>
    </w:pPr>
    <w:rPr>
      <w:rFonts w:asciiTheme="majorHAnsi" w:hAnsiTheme="majorHAnsi" w:eastAsiaTheme="majorEastAsia" w:cstheme="majorBidi"/>
      <w:b/>
      <w:bCs/>
      <w:szCs w:val="24"/>
    </w:rPr>
  </w:style>
  <w:style w:type="paragraph" w:styleId="8">
    <w:name w:val="heading 7"/>
    <w:basedOn w:val="1"/>
    <w:next w:val="1"/>
    <w:link w:val="28"/>
    <w:semiHidden/>
    <w:unhideWhenUsed/>
    <w:qFormat/>
    <w:uiPriority w:val="9"/>
    <w:pPr>
      <w:keepNext/>
      <w:keepLines/>
      <w:numPr>
        <w:ilvl w:val="6"/>
        <w:numId w:val="1"/>
      </w:numPr>
      <w:spacing w:before="240" w:after="64" w:line="320" w:lineRule="auto"/>
      <w:outlineLvl w:val="6"/>
    </w:pPr>
    <w:rPr>
      <w:b/>
      <w:bCs/>
      <w:szCs w:val="24"/>
    </w:rPr>
  </w:style>
  <w:style w:type="paragraph" w:styleId="9">
    <w:name w:val="heading 8"/>
    <w:basedOn w:val="1"/>
    <w:next w:val="1"/>
    <w:link w:val="2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3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7">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55"/>
    <w:semiHidden/>
    <w:unhideWhenUsed/>
    <w:qFormat/>
    <w:uiPriority w:val="99"/>
    <w:rPr>
      <w:b/>
      <w:bCs/>
    </w:rPr>
  </w:style>
  <w:style w:type="paragraph" w:styleId="12">
    <w:name w:val="annotation text"/>
    <w:basedOn w:val="1"/>
    <w:link w:val="54"/>
    <w:semiHidden/>
    <w:unhideWhenUsed/>
    <w:qFormat/>
    <w:uiPriority w:val="99"/>
    <w:pPr>
      <w:jc w:val="left"/>
    </w:pPr>
  </w:style>
  <w:style w:type="paragraph" w:styleId="13">
    <w:name w:val="Document Map"/>
    <w:basedOn w:val="1"/>
    <w:link w:val="46"/>
    <w:semiHidden/>
    <w:unhideWhenUsed/>
    <w:uiPriority w:val="99"/>
    <w:rPr>
      <w:rFonts w:ascii="宋体"/>
      <w:sz w:val="18"/>
      <w:szCs w:val="18"/>
    </w:rPr>
  </w:style>
  <w:style w:type="paragraph" w:styleId="14">
    <w:name w:val="Balloon Text"/>
    <w:basedOn w:val="1"/>
    <w:link w:val="39"/>
    <w:semiHidden/>
    <w:unhideWhenUsed/>
    <w:uiPriority w:val="99"/>
    <w:rPr>
      <w:sz w:val="18"/>
      <w:szCs w:val="18"/>
    </w:rPr>
  </w:style>
  <w:style w:type="paragraph" w:styleId="15">
    <w:name w:val="footer"/>
    <w:basedOn w:val="1"/>
    <w:link w:val="38"/>
    <w:unhideWhenUsed/>
    <w:uiPriority w:val="99"/>
    <w:pPr>
      <w:tabs>
        <w:tab w:val="center" w:pos="4153"/>
        <w:tab w:val="right" w:pos="8306"/>
      </w:tabs>
      <w:snapToGrid w:val="0"/>
      <w:jc w:val="left"/>
    </w:pPr>
    <w:rPr>
      <w:sz w:val="18"/>
      <w:szCs w:val="18"/>
    </w:rPr>
  </w:style>
  <w:style w:type="paragraph" w:styleId="16">
    <w:name w:val="header"/>
    <w:basedOn w:val="1"/>
    <w:link w:val="37"/>
    <w:unhideWhenUsed/>
    <w:uiPriority w:val="99"/>
    <w:pPr>
      <w:pBdr>
        <w:bottom w:val="single" w:color="auto" w:sz="6" w:space="1"/>
      </w:pBdr>
      <w:tabs>
        <w:tab w:val="center" w:pos="4153"/>
        <w:tab w:val="right" w:pos="8306"/>
      </w:tabs>
      <w:snapToGrid w:val="0"/>
      <w:jc w:val="center"/>
    </w:pPr>
    <w:rPr>
      <w:sz w:val="18"/>
      <w:szCs w:val="18"/>
    </w:rPr>
  </w:style>
  <w:style w:type="character" w:styleId="18">
    <w:name w:val="annotation reference"/>
    <w:basedOn w:val="17"/>
    <w:semiHidden/>
    <w:unhideWhenUsed/>
    <w:qFormat/>
    <w:uiPriority w:val="99"/>
    <w:rPr>
      <w:sz w:val="21"/>
      <w:szCs w:val="21"/>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1">
    <w:name w:val="Table Elegant"/>
    <w:basedOn w:val="19"/>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Pr>
    <w:tcPr>
      <w:shd w:val="clear" w:color="auto" w:fill="auto"/>
    </w:tcPr>
    <w:tblStylePr w:type="firstRow">
      <w:rPr>
        <w:caps/>
        <w:color w:val="auto"/>
      </w:rPr>
      <w:tblPr>
        <w:tblLayout w:type="fixed"/>
      </w:tblPr>
      <w:tcPr>
        <w:tcBorders>
          <w:tl2br w:val="nil"/>
          <w:tr2bl w:val="nil"/>
        </w:tcBorders>
      </w:tcPr>
    </w:tblStylePr>
  </w:style>
  <w:style w:type="character" w:customStyle="1" w:styleId="22">
    <w:name w:val="标题 1 字符"/>
    <w:basedOn w:val="17"/>
    <w:link w:val="2"/>
    <w:uiPriority w:val="9"/>
    <w:rPr>
      <w:rFonts w:eastAsia="宋体"/>
      <w:b/>
      <w:bCs/>
      <w:kern w:val="44"/>
      <w:sz w:val="44"/>
      <w:szCs w:val="44"/>
    </w:rPr>
  </w:style>
  <w:style w:type="character" w:customStyle="1" w:styleId="23">
    <w:name w:val="标题 2 字符"/>
    <w:basedOn w:val="17"/>
    <w:link w:val="3"/>
    <w:uiPriority w:val="9"/>
    <w:rPr>
      <w:rFonts w:asciiTheme="majorHAnsi" w:hAnsiTheme="majorHAnsi" w:eastAsiaTheme="majorEastAsia" w:cstheme="majorBidi"/>
      <w:b/>
      <w:bCs/>
      <w:sz w:val="32"/>
      <w:szCs w:val="32"/>
    </w:rPr>
  </w:style>
  <w:style w:type="character" w:customStyle="1" w:styleId="24">
    <w:name w:val="标题 3 字符"/>
    <w:basedOn w:val="17"/>
    <w:link w:val="4"/>
    <w:uiPriority w:val="9"/>
    <w:rPr>
      <w:rFonts w:eastAsia="宋体"/>
      <w:b/>
      <w:bCs/>
      <w:sz w:val="32"/>
      <w:szCs w:val="32"/>
    </w:rPr>
  </w:style>
  <w:style w:type="character" w:customStyle="1" w:styleId="25">
    <w:name w:val="标题 4 字符"/>
    <w:basedOn w:val="17"/>
    <w:link w:val="5"/>
    <w:uiPriority w:val="9"/>
    <w:rPr>
      <w:rFonts w:asciiTheme="majorHAnsi" w:hAnsiTheme="majorHAnsi" w:eastAsiaTheme="majorEastAsia" w:cstheme="majorBidi"/>
      <w:b/>
      <w:bCs/>
      <w:sz w:val="28"/>
      <w:szCs w:val="28"/>
    </w:rPr>
  </w:style>
  <w:style w:type="character" w:customStyle="1" w:styleId="26">
    <w:name w:val="标题 5 字符"/>
    <w:basedOn w:val="17"/>
    <w:link w:val="6"/>
    <w:uiPriority w:val="9"/>
    <w:rPr>
      <w:rFonts w:eastAsia="宋体"/>
      <w:b/>
      <w:bCs/>
      <w:sz w:val="28"/>
      <w:szCs w:val="28"/>
    </w:rPr>
  </w:style>
  <w:style w:type="character" w:customStyle="1" w:styleId="27">
    <w:name w:val="标题 6 字符"/>
    <w:basedOn w:val="17"/>
    <w:link w:val="7"/>
    <w:uiPriority w:val="9"/>
    <w:rPr>
      <w:rFonts w:asciiTheme="majorHAnsi" w:hAnsiTheme="majorHAnsi" w:eastAsiaTheme="majorEastAsia" w:cstheme="majorBidi"/>
      <w:b/>
      <w:bCs/>
      <w:sz w:val="24"/>
      <w:szCs w:val="24"/>
    </w:rPr>
  </w:style>
  <w:style w:type="character" w:customStyle="1" w:styleId="28">
    <w:name w:val="标题 7 字符"/>
    <w:basedOn w:val="17"/>
    <w:link w:val="8"/>
    <w:semiHidden/>
    <w:uiPriority w:val="9"/>
    <w:rPr>
      <w:rFonts w:eastAsia="宋体"/>
      <w:b/>
      <w:bCs/>
      <w:sz w:val="24"/>
      <w:szCs w:val="24"/>
    </w:rPr>
  </w:style>
  <w:style w:type="character" w:customStyle="1" w:styleId="29">
    <w:name w:val="标题 8 字符"/>
    <w:basedOn w:val="17"/>
    <w:link w:val="9"/>
    <w:semiHidden/>
    <w:uiPriority w:val="9"/>
    <w:rPr>
      <w:rFonts w:asciiTheme="majorHAnsi" w:hAnsiTheme="majorHAnsi" w:eastAsiaTheme="majorEastAsia" w:cstheme="majorBidi"/>
      <w:sz w:val="24"/>
      <w:szCs w:val="24"/>
    </w:rPr>
  </w:style>
  <w:style w:type="character" w:customStyle="1" w:styleId="30">
    <w:name w:val="标题 9 字符"/>
    <w:basedOn w:val="17"/>
    <w:link w:val="10"/>
    <w:semiHidden/>
    <w:uiPriority w:val="9"/>
    <w:rPr>
      <w:rFonts w:asciiTheme="majorHAnsi" w:hAnsiTheme="majorHAnsi" w:eastAsiaTheme="majorEastAsia" w:cstheme="majorBidi"/>
      <w:sz w:val="24"/>
      <w:szCs w:val="21"/>
    </w:rPr>
  </w:style>
  <w:style w:type="paragraph" w:styleId="31">
    <w:name w:val="List Paragraph"/>
    <w:basedOn w:val="1"/>
    <w:link w:val="32"/>
    <w:qFormat/>
    <w:uiPriority w:val="99"/>
    <w:pPr>
      <w:ind w:firstLine="420" w:firstLineChars="200"/>
    </w:pPr>
  </w:style>
  <w:style w:type="character" w:customStyle="1" w:styleId="32">
    <w:name w:val="列出段落 字符"/>
    <w:link w:val="31"/>
    <w:qFormat/>
    <w:uiPriority w:val="99"/>
    <w:rPr>
      <w:rFonts w:eastAsia="宋体"/>
      <w:sz w:val="24"/>
    </w:rPr>
  </w:style>
  <w:style w:type="paragraph" w:customStyle="1" w:styleId="33">
    <w:name w:val="Default"/>
    <w:qFormat/>
    <w:uiPriority w:val="0"/>
    <w:pPr>
      <w:widowControl w:val="0"/>
      <w:autoSpaceDE w:val="0"/>
      <w:autoSpaceDN w:val="0"/>
      <w:adjustRightInd w:val="0"/>
      <w:spacing w:line="360" w:lineRule="auto"/>
    </w:pPr>
    <w:rPr>
      <w:rFonts w:ascii="黑体" w:hAnsi="Times New Roman" w:eastAsia="黑体" w:cs="黑体"/>
      <w:color w:val="000000"/>
      <w:kern w:val="0"/>
      <w:sz w:val="24"/>
      <w:szCs w:val="24"/>
      <w:lang w:val="en-US" w:eastAsia="zh-CN" w:bidi="ar-SA"/>
    </w:rPr>
  </w:style>
  <w:style w:type="paragraph" w:customStyle="1" w:styleId="34">
    <w:name w:val="段"/>
    <w:link w:val="36"/>
    <w:qFormat/>
    <w:uiPriority w:val="0"/>
    <w:pPr>
      <w:autoSpaceDE w:val="0"/>
      <w:autoSpaceDN w:val="0"/>
      <w:spacing w:line="360" w:lineRule="auto"/>
      <w:ind w:firstLine="200" w:firstLineChars="200"/>
      <w:jc w:val="both"/>
    </w:pPr>
    <w:rPr>
      <w:rFonts w:ascii="宋体" w:hAnsi="Times New Roman" w:eastAsia="宋体" w:cs="Times New Roman"/>
      <w:kern w:val="0"/>
      <w:sz w:val="21"/>
      <w:szCs w:val="20"/>
      <w:lang w:val="en-US" w:eastAsia="zh-CN" w:bidi="ar-SA"/>
    </w:rPr>
  </w:style>
  <w:style w:type="paragraph" w:customStyle="1" w:styleId="35">
    <w:name w:val="列项——（一级）"/>
    <w:uiPriority w:val="0"/>
    <w:pPr>
      <w:widowControl w:val="0"/>
      <w:numPr>
        <w:ilvl w:val="0"/>
        <w:numId w:val="2"/>
      </w:numPr>
      <w:spacing w:line="360" w:lineRule="auto"/>
      <w:jc w:val="both"/>
    </w:pPr>
    <w:rPr>
      <w:rFonts w:ascii="宋体" w:hAnsi="Times New Roman" w:eastAsia="宋体" w:cs="Times New Roman"/>
      <w:kern w:val="0"/>
      <w:sz w:val="21"/>
      <w:szCs w:val="20"/>
      <w:lang w:val="en-US" w:eastAsia="zh-CN" w:bidi="ar-SA"/>
    </w:rPr>
  </w:style>
  <w:style w:type="character" w:customStyle="1" w:styleId="36">
    <w:name w:val="段 Char"/>
    <w:link w:val="34"/>
    <w:qFormat/>
    <w:uiPriority w:val="0"/>
    <w:rPr>
      <w:rFonts w:ascii="宋体" w:hAnsi="Times New Roman" w:eastAsia="宋体" w:cs="Times New Roman"/>
      <w:kern w:val="0"/>
      <w:szCs w:val="20"/>
    </w:rPr>
  </w:style>
  <w:style w:type="character" w:customStyle="1" w:styleId="37">
    <w:name w:val="页眉 字符"/>
    <w:basedOn w:val="17"/>
    <w:link w:val="16"/>
    <w:uiPriority w:val="99"/>
    <w:rPr>
      <w:rFonts w:eastAsia="宋体"/>
      <w:sz w:val="18"/>
      <w:szCs w:val="18"/>
    </w:rPr>
  </w:style>
  <w:style w:type="character" w:customStyle="1" w:styleId="38">
    <w:name w:val="页脚 字符"/>
    <w:basedOn w:val="17"/>
    <w:link w:val="15"/>
    <w:uiPriority w:val="99"/>
    <w:rPr>
      <w:rFonts w:eastAsia="宋体"/>
      <w:sz w:val="18"/>
      <w:szCs w:val="18"/>
    </w:rPr>
  </w:style>
  <w:style w:type="character" w:customStyle="1" w:styleId="39">
    <w:name w:val="批注框文本 字符"/>
    <w:basedOn w:val="17"/>
    <w:link w:val="14"/>
    <w:semiHidden/>
    <w:uiPriority w:val="99"/>
    <w:rPr>
      <w:rFonts w:eastAsia="宋体"/>
      <w:sz w:val="18"/>
      <w:szCs w:val="18"/>
    </w:rPr>
  </w:style>
  <w:style w:type="paragraph" w:customStyle="1" w:styleId="40">
    <w:name w:val="HT_表格栏目居中"/>
    <w:basedOn w:val="1"/>
    <w:uiPriority w:val="0"/>
    <w:pPr>
      <w:spacing w:before="40" w:after="40" w:line="300" w:lineRule="auto"/>
      <w:jc w:val="center"/>
    </w:pPr>
    <w:rPr>
      <w:rFonts w:ascii="Arial" w:hAnsi="Arial" w:eastAsia="黑体" w:cs="Times New Roman"/>
      <w:b/>
      <w:szCs w:val="24"/>
    </w:rPr>
  </w:style>
  <w:style w:type="paragraph" w:customStyle="1" w:styleId="41">
    <w:name w:val="HT_表格单元靠左"/>
    <w:basedOn w:val="1"/>
    <w:link w:val="42"/>
    <w:uiPriority w:val="0"/>
    <w:pPr>
      <w:spacing w:before="40" w:after="40" w:line="300" w:lineRule="auto"/>
    </w:pPr>
    <w:rPr>
      <w:rFonts w:ascii="Times New Roman" w:hAnsi="Times New Roman" w:cs="Times New Roman"/>
      <w:szCs w:val="24"/>
    </w:rPr>
  </w:style>
  <w:style w:type="character" w:customStyle="1" w:styleId="42">
    <w:name w:val="HT_表格单元靠左 Char"/>
    <w:link w:val="41"/>
    <w:uiPriority w:val="0"/>
    <w:rPr>
      <w:rFonts w:ascii="Times New Roman" w:hAnsi="Times New Roman" w:eastAsia="宋体" w:cs="Times New Roman"/>
      <w:sz w:val="24"/>
      <w:szCs w:val="24"/>
    </w:rPr>
  </w:style>
  <w:style w:type="paragraph" w:customStyle="1" w:styleId="43">
    <w:name w:val="HT_正文缩进"/>
    <w:basedOn w:val="1"/>
    <w:link w:val="44"/>
    <w:uiPriority w:val="0"/>
    <w:pPr>
      <w:spacing w:beforeLines="50" w:line="300" w:lineRule="auto"/>
      <w:ind w:firstLine="480"/>
      <w:jc w:val="left"/>
    </w:pPr>
    <w:rPr>
      <w:rFonts w:ascii="黑体" w:hAnsi="黑体" w:cs="Times New Roman"/>
      <w:szCs w:val="32"/>
    </w:rPr>
  </w:style>
  <w:style w:type="character" w:customStyle="1" w:styleId="44">
    <w:name w:val="HT_正文缩进 Char"/>
    <w:link w:val="43"/>
    <w:uiPriority w:val="0"/>
    <w:rPr>
      <w:rFonts w:ascii="黑体" w:hAnsi="黑体" w:eastAsia="宋体" w:cs="Times New Roman"/>
      <w:sz w:val="24"/>
      <w:szCs w:val="32"/>
    </w:rPr>
  </w:style>
  <w:style w:type="paragraph" w:customStyle="1" w:styleId="45">
    <w:name w:val="Normal_4"/>
    <w:uiPriority w:val="0"/>
    <w:pPr>
      <w:spacing w:before="120" w:after="240"/>
      <w:jc w:val="both"/>
    </w:pPr>
    <w:rPr>
      <w:rFonts w:ascii="Times New Roman" w:hAnsi="Times New Roman" w:eastAsia="Times New Roman" w:cs="Times New Roman"/>
      <w:kern w:val="0"/>
      <w:sz w:val="22"/>
      <w:szCs w:val="22"/>
      <w:lang w:val="en-US" w:eastAsia="en-US" w:bidi="ar-SA"/>
    </w:rPr>
  </w:style>
  <w:style w:type="character" w:customStyle="1" w:styleId="46">
    <w:name w:val="文档结构图 字符"/>
    <w:basedOn w:val="17"/>
    <w:link w:val="13"/>
    <w:semiHidden/>
    <w:uiPriority w:val="99"/>
    <w:rPr>
      <w:rFonts w:ascii="宋体" w:eastAsia="宋体"/>
      <w:sz w:val="18"/>
      <w:szCs w:val="18"/>
    </w:rPr>
  </w:style>
  <w:style w:type="paragraph" w:customStyle="1" w:styleId="47">
    <w:name w:val="HT_标题1"/>
    <w:basedOn w:val="43"/>
    <w:next w:val="43"/>
    <w:uiPriority w:val="0"/>
    <w:pPr>
      <w:numPr>
        <w:ilvl w:val="1"/>
        <w:numId w:val="3"/>
      </w:numPr>
      <w:tabs>
        <w:tab w:val="left" w:pos="432"/>
        <w:tab w:val="clear" w:pos="1134"/>
      </w:tabs>
      <w:spacing w:before="156"/>
      <w:ind w:left="1464" w:hanging="1464" w:hangingChars="405"/>
      <w:outlineLvl w:val="0"/>
    </w:pPr>
    <w:rPr>
      <w:rFonts w:ascii="Arial" w:hAnsi="Arial" w:eastAsia="黑体"/>
      <w:b/>
      <w:kern w:val="0"/>
      <w:sz w:val="36"/>
      <w:szCs w:val="24"/>
    </w:rPr>
  </w:style>
  <w:style w:type="paragraph" w:customStyle="1" w:styleId="48">
    <w:name w:val="HT_标题2"/>
    <w:basedOn w:val="43"/>
    <w:next w:val="43"/>
    <w:uiPriority w:val="0"/>
    <w:pPr>
      <w:numPr>
        <w:ilvl w:val="2"/>
        <w:numId w:val="3"/>
      </w:numPr>
      <w:spacing w:before="156"/>
      <w:ind w:left="1301" w:hanging="1301" w:hangingChars="405"/>
      <w:outlineLvl w:val="1"/>
    </w:pPr>
    <w:rPr>
      <w:rFonts w:ascii="Arial" w:hAnsi="Arial" w:eastAsia="黑体"/>
      <w:b/>
      <w:kern w:val="0"/>
      <w:sz w:val="32"/>
      <w:szCs w:val="24"/>
    </w:rPr>
  </w:style>
  <w:style w:type="paragraph" w:customStyle="1" w:styleId="49">
    <w:name w:val="HT_标题3"/>
    <w:basedOn w:val="43"/>
    <w:next w:val="43"/>
    <w:uiPriority w:val="0"/>
    <w:pPr>
      <w:numPr>
        <w:ilvl w:val="3"/>
        <w:numId w:val="3"/>
      </w:numPr>
      <w:spacing w:before="50"/>
      <w:outlineLvl w:val="2"/>
    </w:pPr>
    <w:rPr>
      <w:rFonts w:ascii="Arial" w:hAnsi="Arial" w:eastAsia="黑体"/>
      <w:b/>
      <w:kern w:val="0"/>
      <w:sz w:val="30"/>
      <w:szCs w:val="24"/>
    </w:rPr>
  </w:style>
  <w:style w:type="paragraph" w:customStyle="1" w:styleId="50">
    <w:name w:val="HT_标题4"/>
    <w:basedOn w:val="43"/>
    <w:next w:val="43"/>
    <w:uiPriority w:val="0"/>
    <w:pPr>
      <w:numPr>
        <w:ilvl w:val="4"/>
        <w:numId w:val="3"/>
      </w:numPr>
      <w:tabs>
        <w:tab w:val="left" w:pos="1134"/>
        <w:tab w:val="clear" w:pos="992"/>
      </w:tabs>
      <w:spacing w:before="50"/>
      <w:ind w:left="0" w:hanging="1134" w:hangingChars="540"/>
      <w:outlineLvl w:val="3"/>
    </w:pPr>
    <w:rPr>
      <w:rFonts w:ascii="Arial" w:hAnsi="Arial" w:eastAsia="黑体"/>
      <w:b/>
      <w:kern w:val="0"/>
      <w:sz w:val="28"/>
      <w:szCs w:val="24"/>
    </w:rPr>
  </w:style>
  <w:style w:type="paragraph" w:customStyle="1" w:styleId="51">
    <w:name w:val="HT_标题5"/>
    <w:basedOn w:val="43"/>
    <w:next w:val="43"/>
    <w:qFormat/>
    <w:uiPriority w:val="0"/>
    <w:pPr>
      <w:numPr>
        <w:ilvl w:val="5"/>
        <w:numId w:val="3"/>
      </w:numPr>
      <w:spacing w:before="50"/>
      <w:ind w:left="0" w:hanging="540" w:hangingChars="540"/>
      <w:outlineLvl w:val="4"/>
    </w:pPr>
    <w:rPr>
      <w:rFonts w:ascii="Arial" w:hAnsi="Arial" w:eastAsia="黑体"/>
      <w:b/>
      <w:kern w:val="0"/>
      <w:szCs w:val="24"/>
    </w:rPr>
  </w:style>
  <w:style w:type="paragraph" w:customStyle="1" w:styleId="52">
    <w:name w:val="HT_标题6"/>
    <w:basedOn w:val="1"/>
    <w:next w:val="1"/>
    <w:qFormat/>
    <w:uiPriority w:val="0"/>
    <w:pPr>
      <w:numPr>
        <w:ilvl w:val="6"/>
        <w:numId w:val="3"/>
      </w:numPr>
      <w:spacing w:beforeLines="50" w:line="300" w:lineRule="auto"/>
      <w:ind w:left="0" w:hanging="608" w:hangingChars="608"/>
      <w:outlineLvl w:val="5"/>
    </w:pPr>
    <w:rPr>
      <w:rFonts w:ascii="Times New Roman" w:hAnsi="Times New Roman" w:cs="Times New Roman"/>
      <w:b/>
      <w:szCs w:val="24"/>
    </w:rPr>
  </w:style>
  <w:style w:type="paragraph" w:customStyle="1" w:styleId="53">
    <w:name w:val="HT_表格单元居中"/>
    <w:basedOn w:val="1"/>
    <w:qFormat/>
    <w:uiPriority w:val="0"/>
    <w:pPr>
      <w:spacing w:before="40" w:after="40"/>
      <w:jc w:val="center"/>
    </w:pPr>
    <w:rPr>
      <w:rFonts w:ascii="Times New Roman" w:hAnsi="Times New Roman" w:cs="Times New Roman"/>
      <w:sz w:val="21"/>
      <w:szCs w:val="24"/>
    </w:rPr>
  </w:style>
  <w:style w:type="character" w:customStyle="1" w:styleId="54">
    <w:name w:val="批注文字 字符"/>
    <w:basedOn w:val="17"/>
    <w:link w:val="12"/>
    <w:semiHidden/>
    <w:qFormat/>
    <w:uiPriority w:val="99"/>
    <w:rPr>
      <w:rFonts w:eastAsia="宋体"/>
      <w:sz w:val="24"/>
    </w:rPr>
  </w:style>
  <w:style w:type="character" w:customStyle="1" w:styleId="55">
    <w:name w:val="批注主题 字符"/>
    <w:basedOn w:val="54"/>
    <w:link w:val="11"/>
    <w:semiHidden/>
    <w:qFormat/>
    <w:uiPriority w:val="99"/>
    <w:rPr>
      <w:rFonts w:eastAsia="宋体"/>
      <w:b/>
      <w:bCs/>
      <w:sz w:val="24"/>
    </w:rPr>
  </w:style>
  <w:style w:type="paragraph" w:customStyle="1" w:styleId="56">
    <w:name w:val="Revision"/>
    <w:hidden/>
    <w:semiHidden/>
    <w:qFormat/>
    <w:uiPriority w:val="99"/>
    <w:rPr>
      <w:rFonts w:eastAsia="宋体" w:asciiTheme="minorHAnsi" w:hAnsiTheme="minorHAnsi" w:cstheme="minorBidi"/>
      <w:kern w:val="2"/>
      <w:sz w:val="24"/>
      <w:szCs w:val="22"/>
      <w:lang w:val="en-US" w:eastAsia="zh-CN" w:bidi="ar-SA"/>
    </w:rPr>
  </w:style>
  <w:style w:type="table" w:customStyle="1" w:styleId="57">
    <w:name w:val="HT_表"/>
    <w:basedOn w:val="21"/>
    <w:qFormat/>
    <w:uiPriority w:val="99"/>
    <w:rPr>
      <w:rFonts w:ascii="Times New Roman" w:hAnsi="Times New Roman" w:eastAsia="宋体" w:cs="Times New Roman"/>
      <w:kern w:val="0"/>
      <w:sz w:val="20"/>
      <w:szCs w:val="20"/>
    </w:rPr>
    <w:tblPr>
      <w:jc w:val="center"/>
      <w:tblBorders>
        <w:top w:val="single" w:color="auto" w:sz="12" w:space="0"/>
        <w:left w:val="single" w:color="auto" w:sz="12" w:space="0"/>
        <w:bottom w:val="single" w:color="auto" w:sz="12" w:space="0"/>
        <w:right w:val="single" w:color="auto" w:sz="12" w:space="0"/>
      </w:tblBorders>
      <w:tblLayout w:type="fixed"/>
    </w:tblPr>
    <w:trPr>
      <w:jc w:val="center"/>
    </w:trPr>
    <w:tcPr>
      <w:shd w:val="clear" w:color="auto" w:fill="auto"/>
      <w:vAlign w:val="center"/>
    </w:tcPr>
    <w:tblStylePr w:type="firstRow">
      <w:rPr>
        <w:caps/>
        <w:color w:val="auto"/>
      </w:rPr>
      <w:tcPr>
        <w:tcBorders>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E6527-4B13-45AA-8E04-65E7841BCA5F}">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2461</Words>
  <Characters>14034</Characters>
  <Lines>116</Lines>
  <Paragraphs>32</Paragraphs>
  <TotalTime>0</TotalTime>
  <ScaleCrop>false</ScaleCrop>
  <LinksUpToDate>false</LinksUpToDate>
  <CharactersWithSpaces>16463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2018-01-23T10:00:00Z</dcterms:created>
  <dc:creator>Jun Yan</dc:creator>
  <cp:lastModifiedBy>Randy</cp:lastModifiedBy>
  <dcterms:modified xsi:type="dcterms:W3CDTF">2018-03-14T12:20:09Z</dcterms:modified>
  <cp:revision>542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